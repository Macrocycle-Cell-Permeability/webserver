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3B738" w14:textId="2A3AB5F2" w:rsidR="00C658AC" w:rsidRPr="00E77F47" w:rsidRDefault="00BE7D97" w:rsidP="006A42F1">
      <w:pPr>
        <w:pStyle w:val="3"/>
        <w:spacing w:before="0" w:after="0"/>
        <w:rPr>
          <w:sz w:val="28"/>
          <w:szCs w:val="28"/>
        </w:rPr>
      </w:pPr>
      <w:r>
        <w:rPr>
          <w:sz w:val="28"/>
          <w:szCs w:val="28"/>
        </w:rPr>
        <w:t>Membrane</w:t>
      </w:r>
      <w:r w:rsidR="009C695A" w:rsidRPr="00E77F47">
        <w:rPr>
          <w:sz w:val="28"/>
          <w:szCs w:val="28"/>
        </w:rPr>
        <w:t xml:space="preserve"> Permeability Database for Nonpeptidic Macrocycles</w:t>
      </w:r>
    </w:p>
    <w:p w14:paraId="467A5D1A" w14:textId="77777777" w:rsidR="00ED2F46" w:rsidRPr="00ED2F46" w:rsidRDefault="00ED2F46" w:rsidP="006A42F1"/>
    <w:p w14:paraId="10B4955F" w14:textId="77777777" w:rsidR="006A42F1" w:rsidRPr="0033109F" w:rsidRDefault="006A42F1" w:rsidP="006A42F1">
      <w:pPr>
        <w:rPr>
          <w:i/>
        </w:rPr>
      </w:pPr>
    </w:p>
    <w:p w14:paraId="0E39CBD8" w14:textId="0FC05A74" w:rsidR="00B2161C" w:rsidRPr="0033109F" w:rsidRDefault="009C695A" w:rsidP="006A42F1">
      <w:proofErr w:type="spellStart"/>
      <w:r>
        <w:t>Qi</w:t>
      </w:r>
      <w:r w:rsidR="00E44682">
        <w:t>u</w:t>
      </w:r>
      <w:r>
        <w:t>shi</w:t>
      </w:r>
      <w:proofErr w:type="spellEnd"/>
      <w:r>
        <w:t xml:space="preserve"> Feng</w:t>
      </w:r>
      <w:r w:rsidR="00B2161C" w:rsidRPr="0033109F">
        <w:rPr>
          <w:vertAlign w:val="superscript"/>
        </w:rPr>
        <w:t>1</w:t>
      </w:r>
      <w:r w:rsidR="00B2161C" w:rsidRPr="0033109F">
        <w:t xml:space="preserve">, </w:t>
      </w:r>
      <w:proofErr w:type="spellStart"/>
      <w:r>
        <w:t>Danjo</w:t>
      </w:r>
      <w:proofErr w:type="spellEnd"/>
      <w:r>
        <w:t xml:space="preserve"> De Chavez</w:t>
      </w:r>
      <w:r w:rsidRPr="009C695A">
        <w:rPr>
          <w:vertAlign w:val="superscript"/>
        </w:rPr>
        <w:t>1</w:t>
      </w:r>
      <w:r>
        <w:t xml:space="preserve">, </w:t>
      </w:r>
      <w:r w:rsidRPr="002E28A1">
        <w:rPr>
          <w:highlight w:val="yellow"/>
        </w:rPr>
        <w:t>Roland Lindh</w:t>
      </w:r>
      <w:r w:rsidRPr="002E28A1">
        <w:rPr>
          <w:highlight w:val="yellow"/>
          <w:vertAlign w:val="superscript"/>
        </w:rPr>
        <w:t>1</w:t>
      </w:r>
      <w:r w:rsidRPr="002E28A1">
        <w:rPr>
          <w:highlight w:val="yellow"/>
        </w:rPr>
        <w:t>,</w:t>
      </w:r>
      <w:r>
        <w:t xml:space="preserve"> Jan Kihlberg</w:t>
      </w:r>
      <w:r w:rsidRPr="009C695A">
        <w:rPr>
          <w:vertAlign w:val="superscript"/>
        </w:rPr>
        <w:t>1</w:t>
      </w:r>
      <w:r>
        <w:t>, Vasanthanathan, Poongavanam</w:t>
      </w:r>
      <w:r w:rsidRPr="009C695A">
        <w:rPr>
          <w:vertAlign w:val="superscript"/>
        </w:rPr>
        <w:t>1</w:t>
      </w:r>
    </w:p>
    <w:p w14:paraId="5A4DD8BC" w14:textId="77777777" w:rsidR="00B2161C" w:rsidRPr="0033109F" w:rsidRDefault="00B2161C" w:rsidP="006A42F1"/>
    <w:p w14:paraId="77809822" w14:textId="77777777" w:rsidR="00B2161C" w:rsidRPr="0033109F" w:rsidRDefault="00B2161C" w:rsidP="006A42F1">
      <w:pPr>
        <w:rPr>
          <w:b/>
        </w:rPr>
      </w:pPr>
      <w:r w:rsidRPr="0033109F">
        <w:rPr>
          <w:b/>
        </w:rPr>
        <w:t>Affiliations</w:t>
      </w:r>
    </w:p>
    <w:p w14:paraId="1B594983" w14:textId="1B1A8298" w:rsidR="00B2161C" w:rsidRPr="0033109F" w:rsidRDefault="00B2161C" w:rsidP="006A42F1">
      <w:r w:rsidRPr="0033109F">
        <w:t xml:space="preserve">1. </w:t>
      </w:r>
      <w:r w:rsidR="009C695A">
        <w:t>Department of Chemistry-BMC, Uppsala University, SE-75123, Uppsala, Sweden</w:t>
      </w:r>
    </w:p>
    <w:p w14:paraId="056F4B96" w14:textId="77777777" w:rsidR="009C695A" w:rsidRDefault="009C695A" w:rsidP="006A42F1"/>
    <w:p w14:paraId="2187A084" w14:textId="2C0C7DFD" w:rsidR="00B2161C" w:rsidRPr="0033109F" w:rsidRDefault="009C695A" w:rsidP="006143DB">
      <w:pPr>
        <w:jc w:val="left"/>
      </w:pPr>
      <w:r>
        <w:t>C</w:t>
      </w:r>
      <w:r w:rsidR="00B2161C" w:rsidRPr="0033109F">
        <w:t xml:space="preserve">orresponding author(s): </w:t>
      </w:r>
      <w:r>
        <w:t xml:space="preserve">Jan Kihlberg </w:t>
      </w:r>
      <w:r w:rsidR="00B2161C" w:rsidRPr="0033109F">
        <w:t>(</w:t>
      </w:r>
      <w:hyperlink r:id="rId8" w:history="1">
        <w:r w:rsidRPr="00275534">
          <w:rPr>
            <w:rStyle w:val="a7"/>
          </w:rPr>
          <w:t>jan.kihlberg@kemi.uu.se</w:t>
        </w:r>
      </w:hyperlink>
      <w:r w:rsidR="00B2161C" w:rsidRPr="0033109F">
        <w:t>)</w:t>
      </w:r>
      <w:r>
        <w:t>; Vasanthanathan Poongavanam (</w:t>
      </w:r>
      <w:hyperlink r:id="rId9" w:history="1">
        <w:r w:rsidRPr="00275534">
          <w:rPr>
            <w:rStyle w:val="a7"/>
          </w:rPr>
          <w:t>Vasanthanathan.poongavanam@kemi.uu.se</w:t>
        </w:r>
      </w:hyperlink>
      <w:r>
        <w:t>)</w:t>
      </w:r>
    </w:p>
    <w:p w14:paraId="6B25B534" w14:textId="77777777" w:rsidR="003A5F03" w:rsidRPr="0033109F" w:rsidRDefault="003A5F03" w:rsidP="006A42F1"/>
    <w:p w14:paraId="20A57026" w14:textId="77777777" w:rsidR="00C658AC" w:rsidRDefault="00C658AC" w:rsidP="006A42F1">
      <w:pPr>
        <w:pStyle w:val="3"/>
        <w:spacing w:before="0" w:after="0"/>
      </w:pPr>
      <w:commentRangeStart w:id="0"/>
      <w:r w:rsidRPr="0033109F">
        <w:t>Abstract</w:t>
      </w:r>
      <w:commentRangeEnd w:id="0"/>
      <w:r w:rsidR="00AE6399">
        <w:rPr>
          <w:rStyle w:val="a3"/>
          <w:rFonts w:ascii="Calibri" w:hAnsi="Calibri" w:cs="Times New Roman"/>
          <w:b w:val="0"/>
          <w:bCs w:val="0"/>
        </w:rPr>
        <w:commentReference w:id="0"/>
      </w:r>
    </w:p>
    <w:p w14:paraId="6F136FE7" w14:textId="77777777" w:rsidR="000E2AE2" w:rsidRDefault="000E2AE2" w:rsidP="000E2AE2"/>
    <w:p w14:paraId="479252E7" w14:textId="07659C8C" w:rsidR="00F77453" w:rsidRDefault="000E2AE2" w:rsidP="000E2AE2">
      <w:r>
        <w:t>The process of developing new drugs from discovery to market is arduous and costly, particularly for targets classified as "difficult-to-drug." Traditional molecules adhering to Lipinski's Rule of Five (Ro5) often fail to address these challenging targets. Biologics, while suitable for some, face limitations in cell permeability, hindering their efficacy for intracellular targets and oral administration. Molecules beyond Ro5 boundaries, notably macrocycles, have shown promise in modulating difficult-to-drug targets, including Protein-Protein Interactions (PPIs), while still permitting oral administration. However, assessing cell permeability, critical for intracellular targeting and oral bioavailability, is laborious and expensive through experimental methods. In silico methods offer a cost-effective and accurate alternative, enabling predictions prior to compound synthesis. However, due to the limited number of non-peptidic macrocycles with experimental data, hindering prediction. Here, we present a comprehensive online database (</w:t>
      </w:r>
      <w:r w:rsidRPr="00283365">
        <w:t>http://swemacrocycle.uu.se</w:t>
      </w:r>
      <w:r>
        <w:t xml:space="preserve">), housing cell permeability data for nonpeptidic macrocycles curated from diverse literature, patents, and bioactivity repositories. The database contains </w:t>
      </w:r>
      <w:del w:id="1" w:author="QIUSHI FENG" w:date="2024-04-16T11:26:00Z">
        <w:r w:rsidDel="00CF15DA">
          <w:delText xml:space="preserve">4602 </w:delText>
        </w:r>
      </w:del>
      <w:ins w:id="2" w:author="QIUSHI FENG" w:date="2024-04-16T11:26:00Z">
        <w:r w:rsidR="00CF15DA">
          <w:t>4216</w:t>
        </w:r>
        <w:r w:rsidR="00CF15DA">
          <w:t xml:space="preserve"> </w:t>
        </w:r>
      </w:ins>
      <w:r>
        <w:t>unique macrocycles, facilitating accurate computational predictions for drug discovery projects. This resource fills a critical gap in existing databases by including nonpeptidic macrocycles, offering valuable insights into their membrane permeability prediction, and facilitating the development of novel therapeutics.</w:t>
      </w:r>
    </w:p>
    <w:p w14:paraId="4F8885F5" w14:textId="77777777" w:rsidR="000E2AE2" w:rsidRDefault="000E2AE2" w:rsidP="000E2AE2"/>
    <w:p w14:paraId="7296C1DE" w14:textId="09928E98" w:rsidR="00173A11" w:rsidRDefault="00173A11" w:rsidP="00AE6399">
      <w:pPr>
        <w:rPr>
          <w:b/>
          <w:bCs/>
        </w:rPr>
      </w:pPr>
      <w:r w:rsidRPr="00173A11">
        <w:rPr>
          <w:b/>
          <w:bCs/>
        </w:rPr>
        <w:t>Graphical abstract</w:t>
      </w:r>
    </w:p>
    <w:p w14:paraId="7389D6FD" w14:textId="77777777" w:rsidR="00240FAC" w:rsidRPr="00A079B9" w:rsidRDefault="00240FAC" w:rsidP="00AE6399">
      <w:pPr>
        <w:rPr>
          <w:b/>
          <w:bCs/>
        </w:rPr>
      </w:pPr>
    </w:p>
    <w:p w14:paraId="326A827C" w14:textId="132E0320" w:rsidR="00AE6399" w:rsidRPr="00AE6399" w:rsidRDefault="00836267" w:rsidP="00AE6399">
      <w:r w:rsidRPr="00836267">
        <w:rPr>
          <w:noProof/>
        </w:rPr>
        <w:drawing>
          <wp:inline distT="0" distB="0" distL="0" distR="0" wp14:anchorId="673A907B" wp14:editId="0CA03144">
            <wp:extent cx="5292090" cy="2273300"/>
            <wp:effectExtent l="12700" t="12700" r="16510" b="12700"/>
            <wp:docPr id="283909186"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09186" name="Picture 1" descr="A diagram of data processing&#10;&#10;Description automatically generated"/>
                    <pic:cNvPicPr/>
                  </pic:nvPicPr>
                  <pic:blipFill>
                    <a:blip r:embed="rId14"/>
                    <a:stretch>
                      <a:fillRect/>
                    </a:stretch>
                  </pic:blipFill>
                  <pic:spPr>
                    <a:xfrm>
                      <a:off x="0" y="0"/>
                      <a:ext cx="5292090" cy="2273300"/>
                    </a:xfrm>
                    <a:prstGeom prst="rect">
                      <a:avLst/>
                    </a:prstGeom>
                    <a:ln>
                      <a:solidFill>
                        <a:schemeClr val="bg1">
                          <a:lumMod val="75000"/>
                        </a:schemeClr>
                      </a:solidFill>
                    </a:ln>
                  </pic:spPr>
                </pic:pic>
              </a:graphicData>
            </a:graphic>
          </wp:inline>
        </w:drawing>
      </w:r>
    </w:p>
    <w:p w14:paraId="74FFB037" w14:textId="77777777" w:rsidR="006A42F1" w:rsidRDefault="006A42F1" w:rsidP="006A42F1"/>
    <w:p w14:paraId="642E1008" w14:textId="77777777" w:rsidR="006A531D" w:rsidRDefault="006A531D" w:rsidP="006A42F1"/>
    <w:p w14:paraId="45CFDE12" w14:textId="77777777" w:rsidR="006A531D" w:rsidRDefault="006A531D" w:rsidP="006A42F1"/>
    <w:p w14:paraId="2B195CFA" w14:textId="77777777" w:rsidR="00F31538" w:rsidRPr="0033109F" w:rsidRDefault="00F31538" w:rsidP="006A42F1"/>
    <w:p w14:paraId="10182A11" w14:textId="77777777" w:rsidR="00C658AC" w:rsidRDefault="00C658AC" w:rsidP="006A42F1">
      <w:pPr>
        <w:pStyle w:val="3"/>
        <w:spacing w:before="0" w:after="0"/>
      </w:pPr>
      <w:commentRangeStart w:id="3"/>
      <w:r w:rsidRPr="0033109F">
        <w:lastRenderedPageBreak/>
        <w:t>Background &amp; Summary</w:t>
      </w:r>
      <w:commentRangeEnd w:id="3"/>
      <w:r w:rsidR="00EB5515">
        <w:rPr>
          <w:rStyle w:val="a3"/>
          <w:rFonts w:ascii="Calibri" w:hAnsi="Calibri" w:cs="Times New Roman"/>
          <w:b w:val="0"/>
          <w:bCs w:val="0"/>
        </w:rPr>
        <w:commentReference w:id="3"/>
      </w:r>
    </w:p>
    <w:p w14:paraId="5CED426C" w14:textId="77777777" w:rsidR="00517F4F" w:rsidRDefault="00517F4F" w:rsidP="00517F4F"/>
    <w:p w14:paraId="08AC07EA" w14:textId="35E4CA20" w:rsidR="00020565" w:rsidRDefault="00020565" w:rsidP="00020565">
      <w:r>
        <w:t>Developing a new drug from discovery to market is an expensive and time-consuming process.</w:t>
      </w:r>
      <w:r w:rsidR="004A5C3D">
        <w:fldChar w:fldCharType="begin"/>
      </w:r>
      <w:r w:rsidR="004A5C3D">
        <w:instrText xml:space="preserve"> ADDIN EN.CITE &lt;EndNote&gt;&lt;Cite&gt;&lt;Author&gt;Wouters&lt;/Author&gt;&lt;Year&gt;2020&lt;/Year&gt;&lt;RecNum&gt;1&lt;/RecNum&gt;&lt;DisplayText&gt;&lt;style face="superscript"&gt;1&lt;/style&gt;&lt;/DisplayText&gt;&lt;record&gt;&lt;rec-number&gt;1&lt;/rec-number&gt;&lt;foreign-keys&gt;&lt;key app="EN" db-id="xxdz9d2rnefr5sewxab5tz5darzepa2fw2a9" timestamp="1710161453"&gt;1&lt;/key&gt;&lt;/foreign-keys&gt;&lt;ref-type name="Journal Article"&gt;17&lt;/ref-type&gt;&lt;contributors&gt;&lt;authors&gt;&lt;author&gt;Wouters, O. J.&lt;/author&gt;&lt;author&gt;McKee, M.&lt;/author&gt;&lt;author&gt;Luyten, J.&lt;/author&gt;&lt;/authors&gt;&lt;/contributors&gt;&lt;auth-address&gt;Department of Health Policy, London School of Economics and Political Science, London, United Kingdom.&amp;#xD;Department of Health Services Research and Policy, London School of Hygiene and Tropical Medicine, London, United Kingdom.&amp;#xD;Department of Public Health and Primary Care, Leuven Institute for Healthcare Policy, Leuven, Belgium.&lt;/auth-address&gt;&lt;titles&gt;&lt;title&gt;Research and Development Costs of New Drugs-Reply&lt;/title&gt;&lt;secondary-title&gt;JAMA&lt;/secondary-title&gt;&lt;/titles&gt;&lt;periodical&gt;&lt;full-title&gt;JAMA&lt;/full-title&gt;&lt;/periodical&gt;&lt;pages&gt;518&lt;/pages&gt;&lt;volume&gt;324&lt;/volume&gt;&lt;number&gt;5&lt;/number&gt;&lt;keywords&gt;&lt;keyword&gt;Costs and Cost Analysis&lt;/keyword&gt;&lt;keyword&gt;*Drug Costs&lt;/keyword&gt;&lt;keyword&gt;*Research&lt;/keyword&gt;&lt;/keywords&gt;&lt;dates&gt;&lt;year&gt;2020&lt;/year&gt;&lt;pub-dates&gt;&lt;date&gt;Aug 4&lt;/date&gt;&lt;/pub-dates&gt;&lt;/dates&gt;&lt;isbn&gt;1538-3598 (Electronic)&amp;#xD;0098-7484 (Linking)&lt;/isbn&gt;&lt;accession-num&gt;32749488&lt;/accession-num&gt;&lt;urls&gt;&lt;related-urls&gt;&lt;url&gt;https://www.ncbi.nlm.nih.gov/pubmed/32749488&lt;/url&gt;&lt;/related-urls&gt;&lt;/urls&gt;&lt;electronic-resource-num&gt;10.1001/jama.2020.8651&lt;/electronic-resource-num&gt;&lt;remote-database-name&gt;Medline&lt;/remote-database-name&gt;&lt;remote-database-provider&gt;NLM&lt;/remote-database-provider&gt;&lt;/record&gt;&lt;/Cite&gt;&lt;/EndNote&gt;</w:instrText>
      </w:r>
      <w:r w:rsidR="004A5C3D">
        <w:fldChar w:fldCharType="separate"/>
      </w:r>
      <w:r w:rsidR="004A5C3D" w:rsidRPr="004A5C3D">
        <w:rPr>
          <w:noProof/>
          <w:vertAlign w:val="superscript"/>
        </w:rPr>
        <w:t>1</w:t>
      </w:r>
      <w:r w:rsidR="004A5C3D">
        <w:fldChar w:fldCharType="end"/>
      </w:r>
      <w:r>
        <w:t xml:space="preserve"> Approximately half of the targets associated with human diseases are classified as "difficult-to-drug" with traditional molecules following Lipinski's Rule of Five (Ro5)</w:t>
      </w:r>
      <w:r w:rsidR="00A36F1C">
        <w:fldChar w:fldCharType="begin"/>
      </w:r>
      <w:r w:rsidR="00A36F1C">
        <w:instrText xml:space="preserve"> ADDIN EN.CITE &lt;EndNote&gt;&lt;Cite&gt;&lt;Author&gt;Lipinski&lt;/Author&gt;&lt;Year&gt;2001&lt;/Year&gt;&lt;RecNum&gt;2&lt;/RecNum&gt;&lt;DisplayText&gt;&lt;style face="superscript"&gt;2&lt;/style&gt;&lt;/DisplayText&gt;&lt;record&gt;&lt;rec-number&gt;2&lt;/rec-number&gt;&lt;foreign-keys&gt;&lt;key app="EN" db-id="xxdz9d2rnefr5sewxab5tz5darzepa2fw2a9" timestamp="1710161571"&gt;2&lt;/key&gt;&lt;/foreign-keys&gt;&lt;ref-type name="Journal Article"&gt;17&lt;/ref-type&gt;&lt;contributors&gt;&lt;authors&gt;&lt;author&gt;Lipinski, C. A.&lt;/author&gt;&lt;author&gt;Lombardo, F.&lt;/author&gt;&lt;author&gt;Dominy, B. W.&lt;/author&gt;&lt;author&gt;Feeney, P. J.&lt;/author&gt;&lt;/authors&gt;&lt;/contributors&gt;&lt;auth-address&gt;Central Research Division, Pfizer Inc., Groton, CT 06340, USA. LIPINSKI@PFIZER.COM&lt;/auth-address&gt;&lt;titles&gt;&lt;title&gt;Experimental and computational approaches to estimate solubility and permeability in drug discovery and development settings&lt;/title&gt;&lt;secondary-title&gt;Adv Drug Deliv Rev&lt;/secondary-title&gt;&lt;/titles&gt;&lt;periodical&gt;&lt;full-title&gt;Adv Drug Deliv Rev&lt;/full-title&gt;&lt;/periodical&gt;&lt;pages&gt;3-26&lt;/pages&gt;&lt;volume&gt;46&lt;/volume&gt;&lt;number&gt;1-3&lt;/number&gt;&lt;keywords&gt;&lt;keyword&gt;Adsorption&lt;/keyword&gt;&lt;keyword&gt;Chemical Phenomena&lt;/keyword&gt;&lt;keyword&gt;Chemistry, Physical&lt;/keyword&gt;&lt;keyword&gt;*Computers&lt;/keyword&gt;&lt;keyword&gt;*Permeability&lt;/keyword&gt;&lt;keyword&gt;Pharmaceutical Preparations/*chemistry&lt;/keyword&gt;&lt;keyword&gt;Pharmacology/*instrumentation&lt;/keyword&gt;&lt;keyword&gt;*Solubility&lt;/keyword&gt;&lt;keyword&gt;Thermodynamics&lt;/keyword&gt;&lt;/keywords&gt;&lt;dates&gt;&lt;year&gt;2001&lt;/year&gt;&lt;pub-dates&gt;&lt;date&gt;Mar 1&lt;/date&gt;&lt;/pub-dates&gt;&lt;/dates&gt;&lt;isbn&gt;0169-409X (Print)&amp;#xD;0169-409X (Linking)&lt;/isbn&gt;&lt;accession-num&gt;11259830&lt;/accession-num&gt;&lt;urls&gt;&lt;related-urls&gt;&lt;url&gt;https://www.ncbi.nlm.nih.gov/pubmed/11259830&lt;/url&gt;&lt;/related-urls&gt;&lt;/urls&gt;&lt;electronic-resource-num&gt;10.1016/s0169-409x(00)00129-0&lt;/electronic-resource-num&gt;&lt;remote-database-name&gt;Medline&lt;/remote-database-name&gt;&lt;remote-database-provider&gt;NLM&lt;/remote-database-provider&gt;&lt;/record&gt;&lt;/Cite&gt;&lt;/EndNote&gt;</w:instrText>
      </w:r>
      <w:r w:rsidR="00A36F1C">
        <w:fldChar w:fldCharType="separate"/>
      </w:r>
      <w:r w:rsidR="00A36F1C" w:rsidRPr="00A36F1C">
        <w:rPr>
          <w:noProof/>
          <w:vertAlign w:val="superscript"/>
        </w:rPr>
        <w:t>2</w:t>
      </w:r>
      <w:r w:rsidR="00A36F1C">
        <w:fldChar w:fldCharType="end"/>
      </w:r>
      <w:r>
        <w:t>, which outlines l</w:t>
      </w:r>
      <w:r w:rsidR="004A5C3D">
        <w:t>i</w:t>
      </w:r>
      <w:r>
        <w:t>mits for molecular weight (MW &lt;500 Da), calculated lipophilicity (cLogP &lt;5), as well as hydrogen bond donors and acceptors (HBD &lt;5, HBA &lt;10). Although biologics may be suitable for challenging targets, their lack of cell permeability hinders access to intracellular targets and renders them unsuitable for oral administration. Ongoing research has shed light on compounds reside outside the Ro5 boundaries, known as beyond Rule of Five (bRo5 space).</w:t>
      </w:r>
      <w:r w:rsidR="006535FC">
        <w:fldChar w:fldCharType="begin">
          <w:fldData xml:space="preserve">PEVuZE5vdGU+PENpdGU+PEF1dGhvcj5Eb2FrPC9BdXRob3I+PFllYXI+MjAxNDwvWWVhcj48UmVj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</w:fldData>
        </w:fldChar>
      </w:r>
      <w:r w:rsidR="00D356F0">
        <w:instrText xml:space="preserve"> ADDIN EN.CITE </w:instrText>
      </w:r>
      <w:r w:rsidR="00D356F0">
        <w:fldChar w:fldCharType="begin">
          <w:fldData xml:space="preserve">PEVuZE5vdGU+PENpdGU+PEF1dGhvcj5Eb2FrPC9BdXRob3I+PFllYXI+MjAxNDwvWWVhcj48UmVj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</w:fldData>
        </w:fldChar>
      </w:r>
      <w:r w:rsidR="00D356F0">
        <w:instrText xml:space="preserve"> ADDIN EN.CITE.DATA </w:instrText>
      </w:r>
      <w:r w:rsidR="00D356F0">
        <w:fldChar w:fldCharType="end"/>
      </w:r>
      <w:r w:rsidR="006535FC">
        <w:fldChar w:fldCharType="separate"/>
      </w:r>
      <w:r w:rsidR="00D356F0" w:rsidRPr="00D356F0">
        <w:rPr>
          <w:noProof/>
          <w:vertAlign w:val="superscript"/>
        </w:rPr>
        <w:t>3-5</w:t>
      </w:r>
      <w:r w:rsidR="006535FC">
        <w:fldChar w:fldCharType="end"/>
      </w:r>
      <w:r>
        <w:t xml:space="preserve"> Among these compounds, macrocycles, characterized by a ring of at least 12 heavy atoms, exhibit the capability to modulate difficult-to-drug targets, including those with extensive, flat, or groove-shaped binding sites, as well as Protein-Protein Interactions (PPIs), while still allowing for oral administration (e.g., cyclosporin A).</w:t>
      </w:r>
      <w:r w:rsidR="00CC218C">
        <w:fldChar w:fldCharType="begin"/>
      </w:r>
      <w:r w:rsidR="00CC218C">
        <w:instrText xml:space="preserve"> ADDIN EN.CITE &lt;EndNote&gt;&lt;Cite&gt;&lt;Author&gt;Garcia Jimenez&lt;/Author&gt;&lt;Year&gt;2023&lt;/Year&gt;&lt;RecNum&gt;6&lt;/RecNum&gt;&lt;DisplayText&gt;&lt;style face="superscript"&gt;6&lt;/style&gt;&lt;/DisplayText&gt;&lt;record&gt;&lt;rec-number&gt;6&lt;/rec-number&gt;&lt;foreign-keys&gt;&lt;key app="EN" db-id="xxdz9d2rnefr5sewxab5tz5darzepa2fw2a9" timestamp="1710161825"&gt;6&lt;/key&gt;&lt;/foreign-keys&gt;&lt;ref-type name="Journal Article"&gt;17&lt;/ref-type&gt;&lt;contributors&gt;&lt;authors&gt;&lt;author&gt;Garcia Jimenez, Diego&lt;/author&gt;&lt;author&gt;Poongavanam, Vasanthanathan&lt;/author&gt;&lt;author&gt;Kihlberg, Jan&lt;/author&gt;&lt;/authors&gt;&lt;/contributors&gt;&lt;titles&gt;&lt;title&gt;Macrocycles in Drug Discovery─Learning from the Past for the Future&lt;/title&gt;&lt;secondary-title&gt;Journal of Medicinal Chemistry&lt;/secondary-title&gt;&lt;/titles&gt;&lt;periodical&gt;&lt;full-title&gt;Journal of Medicinal Chemistry&lt;/full-title&gt;&lt;/periodical&gt;&lt;pages&gt;5377-5396&lt;/pages&gt;&lt;volume&gt;66&lt;/volume&gt;&lt;number&gt;8&lt;/number&gt;&lt;dates&gt;&lt;year&gt;2023&lt;/year&gt;&lt;pub-dates&gt;&lt;date&gt;2023/04/27&lt;/date&gt;&lt;/pub-dates&gt;&lt;/dates&gt;&lt;publisher&gt;American Chemical Society&lt;/publisher&gt;&lt;isbn&gt;0022-2623&lt;/isbn&gt;&lt;urls&gt;&lt;related-urls&gt;&lt;url&gt;https://doi.org/10.1021/acs.jmedchem.3c00134&lt;/url&gt;&lt;/related-urls&gt;&lt;/urls&gt;&lt;electronic-resource-num&gt;10.1021/acs.jmedchem.3c00134&lt;/electronic-resource-num&gt;&lt;/record&gt;&lt;/Cite&gt;&lt;/EndNote&gt;</w:instrText>
      </w:r>
      <w:r w:rsidR="00CC218C">
        <w:fldChar w:fldCharType="separate"/>
      </w:r>
      <w:r w:rsidR="00CC218C" w:rsidRPr="00CC218C">
        <w:rPr>
          <w:noProof/>
          <w:vertAlign w:val="superscript"/>
        </w:rPr>
        <w:t>6</w:t>
      </w:r>
      <w:r w:rsidR="00CC218C">
        <w:fldChar w:fldCharType="end"/>
      </w:r>
    </w:p>
    <w:p w14:paraId="782B4FB6" w14:textId="77777777" w:rsidR="001B5167" w:rsidRDefault="001B5167" w:rsidP="00020565"/>
    <w:p w14:paraId="49F1731D" w14:textId="156F9A7F" w:rsidR="001B5167" w:rsidRPr="001B5167" w:rsidRDefault="002F41BB" w:rsidP="001B5167">
      <w:r>
        <w:t xml:space="preserve">Measurement of </w:t>
      </w:r>
      <w:r w:rsidR="00020565">
        <w:t xml:space="preserve">cell permeability of drugs is </w:t>
      </w:r>
      <w:r w:rsidR="008C171C">
        <w:t xml:space="preserve">not only </w:t>
      </w:r>
      <w:r w:rsidR="00020565">
        <w:t>crucial</w:t>
      </w:r>
      <w:r w:rsidR="00AE5856">
        <w:t xml:space="preserve"> to assess their ability to</w:t>
      </w:r>
      <w:r w:rsidR="00020565">
        <w:t xml:space="preserve"> reaching intracellular targets, regardless of their location in the central nervous system (CNS) or peripheral site</w:t>
      </w:r>
      <w:r w:rsidR="008C171C">
        <w:t>s,</w:t>
      </w:r>
      <w:r w:rsidR="00C75660">
        <w:fldChar w:fldCharType="begin">
          <w:fldData xml:space="preserve">PEVuZE5vdGU+PENpdGU+PEF1dGhvcj5NYXRzc29uPC9BdXRob3I+PFllYXI+MjAxNjwvWWVhcj48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</w:fldData>
        </w:fldChar>
      </w:r>
      <w:r w:rsidR="00C75660">
        <w:instrText xml:space="preserve"> ADDIN EN.CITE </w:instrText>
      </w:r>
      <w:r w:rsidR="00C75660">
        <w:fldChar w:fldCharType="begin">
          <w:fldData xml:space="preserve">PEVuZE5vdGU+PENpdGU+PEF1dGhvcj5NYXRzc29uPC9BdXRob3I+PFllYXI+MjAxNjwvWWVhcj48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</w:fldData>
        </w:fldChar>
      </w:r>
      <w:r w:rsidR="00C75660">
        <w:instrText xml:space="preserve"> ADDIN EN.CITE.DATA </w:instrText>
      </w:r>
      <w:r w:rsidR="00C75660">
        <w:fldChar w:fldCharType="end"/>
      </w:r>
      <w:r w:rsidR="00C75660">
        <w:fldChar w:fldCharType="separate"/>
      </w:r>
      <w:r w:rsidR="00C75660" w:rsidRPr="00C75660">
        <w:rPr>
          <w:noProof/>
          <w:vertAlign w:val="superscript"/>
        </w:rPr>
        <w:t>7</w:t>
      </w:r>
      <w:r w:rsidR="00C75660">
        <w:fldChar w:fldCharType="end"/>
      </w:r>
      <w:r w:rsidR="008C171C">
        <w:t xml:space="preserve"> also </w:t>
      </w:r>
      <w:r w:rsidR="001B5167" w:rsidRPr="003364A4">
        <w:rPr>
          <w:lang w:val="en-US"/>
        </w:rPr>
        <w:t>utilized as a model system for estimating intestinal absorption</w:t>
      </w:r>
      <w:r>
        <w:rPr>
          <w:lang w:val="en-US"/>
        </w:rPr>
        <w:t xml:space="preserve">. </w:t>
      </w:r>
      <w:r w:rsidR="00AE5856">
        <w:rPr>
          <w:lang w:val="en-US"/>
        </w:rPr>
        <w:t>V</w:t>
      </w:r>
      <w:r w:rsidR="001B5167" w:rsidRPr="003364A4">
        <w:rPr>
          <w:lang w:val="en-US"/>
        </w:rPr>
        <w:t xml:space="preserve">arious </w:t>
      </w:r>
      <w:r w:rsidR="00AE5856" w:rsidRPr="00AE5856">
        <w:rPr>
          <w:i/>
          <w:iCs/>
          <w:lang w:val="en-US"/>
        </w:rPr>
        <w:t>in vitro</w:t>
      </w:r>
      <w:r w:rsidR="00AE5856">
        <w:rPr>
          <w:lang w:val="en-US"/>
        </w:rPr>
        <w:t xml:space="preserve"> </w:t>
      </w:r>
      <w:r w:rsidR="001B5167" w:rsidRPr="003364A4">
        <w:rPr>
          <w:lang w:val="en-US"/>
        </w:rPr>
        <w:t>assays are employed to measure</w:t>
      </w:r>
      <w:r w:rsidR="00AE5856">
        <w:rPr>
          <w:lang w:val="en-US"/>
        </w:rPr>
        <w:t xml:space="preserve"> cell</w:t>
      </w:r>
      <w:r w:rsidR="001B5167" w:rsidRPr="003364A4">
        <w:rPr>
          <w:lang w:val="en-US"/>
        </w:rPr>
        <w:t xml:space="preserve"> permeability</w:t>
      </w:r>
      <w:r w:rsidR="00AE5856">
        <w:rPr>
          <w:lang w:val="en-US"/>
        </w:rPr>
        <w:t xml:space="preserve"> and t</w:t>
      </w:r>
      <w:r w:rsidR="001B5167" w:rsidRPr="003364A4">
        <w:rPr>
          <w:lang w:val="en-US"/>
        </w:rPr>
        <w:t xml:space="preserve">hese assays include the human colorectal carcinoma cell (Caco-2), the parallel artificial membrane permeability assay (PAMPA), </w:t>
      </w:r>
      <w:proofErr w:type="spellStart"/>
      <w:r w:rsidR="001B5167" w:rsidRPr="003364A4">
        <w:rPr>
          <w:lang w:val="en-US"/>
        </w:rPr>
        <w:t>Madin</w:t>
      </w:r>
      <w:proofErr w:type="spellEnd"/>
      <w:r w:rsidR="001B5167" w:rsidRPr="003364A4">
        <w:rPr>
          <w:lang w:val="en-US"/>
        </w:rPr>
        <w:t>–Darby canine kidney (MDCK) cells, and the low-efflux MDCK clone Ralph Russ canine kidney (RRCK),</w:t>
      </w:r>
      <w:r w:rsidR="00AB30F7">
        <w:rPr>
          <w:lang w:val="en-US"/>
        </w:rPr>
        <w:t xml:space="preserve"> etc. </w:t>
      </w:r>
      <w:r w:rsidR="001B5167" w:rsidRPr="003364A4">
        <w:rPr>
          <w:lang w:val="en-US"/>
        </w:rPr>
        <w:t xml:space="preserve">However, generating experimental permeability data is both time-consuming and expensive. Alternatively, </w:t>
      </w:r>
      <w:r w:rsidR="001B5167" w:rsidRPr="00AB30F7">
        <w:rPr>
          <w:i/>
          <w:iCs/>
          <w:lang w:val="en-US"/>
        </w:rPr>
        <w:t>in silico</w:t>
      </w:r>
      <w:r w:rsidR="001B5167" w:rsidRPr="003364A4">
        <w:rPr>
          <w:lang w:val="en-US"/>
        </w:rPr>
        <w:t xml:space="preserve"> methods</w:t>
      </w:r>
      <w:r w:rsidR="00AB30F7">
        <w:rPr>
          <w:lang w:val="en-US"/>
        </w:rPr>
        <w:t xml:space="preserve"> </w:t>
      </w:r>
      <w:del w:id="4" w:author="QIUSHI FENG" w:date="2024-04-16T08:42:00Z">
        <w:r w:rsidR="00AB30F7" w:rsidDel="00BC7D51">
          <w:rPr>
            <w:lang w:val="en-US"/>
          </w:rPr>
          <w:delText>offer</w:delText>
        </w:r>
        <w:r w:rsidR="001B5167" w:rsidRPr="003364A4" w:rsidDel="00BC7D51">
          <w:rPr>
            <w:lang w:val="en-US"/>
          </w:rPr>
          <w:delText xml:space="preserve"> </w:delText>
        </w:r>
      </w:del>
      <w:r w:rsidR="001B5167" w:rsidRPr="003364A4">
        <w:rPr>
          <w:lang w:val="en-US"/>
        </w:rPr>
        <w:t xml:space="preserve">are not only cost-effective but also sufficiently accurate and </w:t>
      </w:r>
      <w:r w:rsidR="00AB30F7">
        <w:rPr>
          <w:lang w:val="en-US"/>
        </w:rPr>
        <w:t>fast</w:t>
      </w:r>
      <w:r w:rsidR="001B5167" w:rsidRPr="003364A4">
        <w:rPr>
          <w:lang w:val="en-US"/>
        </w:rPr>
        <w:t xml:space="preserve"> </w:t>
      </w:r>
      <w:r w:rsidR="00AB30F7">
        <w:rPr>
          <w:lang w:val="en-US"/>
        </w:rPr>
        <w:t xml:space="preserve">enough to be </w:t>
      </w:r>
      <w:r w:rsidR="001B5167" w:rsidRPr="003364A4">
        <w:rPr>
          <w:lang w:val="en-US"/>
        </w:rPr>
        <w:t>use</w:t>
      </w:r>
      <w:r w:rsidR="00AB30F7">
        <w:rPr>
          <w:lang w:val="en-US"/>
        </w:rPr>
        <w:t>d</w:t>
      </w:r>
      <w:r w:rsidR="001B5167" w:rsidRPr="003364A4">
        <w:rPr>
          <w:lang w:val="en-US"/>
        </w:rPr>
        <w:t xml:space="preserve"> </w:t>
      </w:r>
      <w:r w:rsidR="00AB30F7">
        <w:rPr>
          <w:lang w:val="en-US"/>
        </w:rPr>
        <w:t xml:space="preserve">as </w:t>
      </w:r>
      <w:r w:rsidR="001B5167" w:rsidRPr="003364A4">
        <w:rPr>
          <w:lang w:val="en-US"/>
        </w:rPr>
        <w:t xml:space="preserve">high-throughput </w:t>
      </w:r>
      <w:r w:rsidR="00AB30F7">
        <w:rPr>
          <w:lang w:val="en-US"/>
        </w:rPr>
        <w:t>filter</w:t>
      </w:r>
      <w:r w:rsidR="001B5167" w:rsidRPr="003364A4">
        <w:rPr>
          <w:lang w:val="en-US"/>
        </w:rPr>
        <w:t xml:space="preserve"> </w:t>
      </w:r>
      <w:r w:rsidR="00AB30F7">
        <w:rPr>
          <w:lang w:val="en-US"/>
        </w:rPr>
        <w:t xml:space="preserve">in the </w:t>
      </w:r>
      <w:r w:rsidR="001B5167" w:rsidRPr="003364A4">
        <w:rPr>
          <w:lang w:val="en-US"/>
        </w:rPr>
        <w:t>drug discovery projects, enabling predictions before compound synthesis and testing.</w:t>
      </w:r>
      <w:r w:rsidR="00C209FF">
        <w:rPr>
          <w:lang w:val="en-US"/>
        </w:rPr>
        <w:fldChar w:fldCharType="begin">
          <w:fldData xml:space="preserve">PEVuZE5vdGU+PENpdGU+PEF1dGhvcj5PdmVyPC9BdXRob3I+PFllYXI+MjAxNjwvWWVhcj48UmVj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</w:fldData>
        </w:fldChar>
      </w:r>
      <w:r w:rsidR="009524E2">
        <w:rPr>
          <w:lang w:val="en-US"/>
        </w:rPr>
        <w:instrText xml:space="preserve"> ADDIN EN.CITE </w:instrText>
      </w:r>
      <w:r w:rsidR="009524E2">
        <w:rPr>
          <w:lang w:val="en-US"/>
        </w:rPr>
        <w:fldChar w:fldCharType="begin">
          <w:fldData xml:space="preserve">PEVuZE5vdGU+PENpdGU+PEF1dGhvcj5PdmVyPC9BdXRob3I+PFllYXI+MjAxNjwvWWVhcj48UmVj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</w:fldData>
        </w:fldChar>
      </w:r>
      <w:r w:rsidR="009524E2">
        <w:rPr>
          <w:lang w:val="en-US"/>
        </w:rPr>
        <w:instrText xml:space="preserve"> ADDIN EN.CITE.DATA </w:instrText>
      </w:r>
      <w:r w:rsidR="009524E2">
        <w:rPr>
          <w:lang w:val="en-US"/>
        </w:rPr>
      </w:r>
      <w:r w:rsidR="009524E2">
        <w:rPr>
          <w:lang w:val="en-US"/>
        </w:rPr>
        <w:fldChar w:fldCharType="end"/>
      </w:r>
      <w:r w:rsidR="00C209FF">
        <w:rPr>
          <w:lang w:val="en-US"/>
        </w:rPr>
      </w:r>
      <w:r w:rsidR="00C209FF">
        <w:rPr>
          <w:lang w:val="en-US"/>
        </w:rPr>
        <w:fldChar w:fldCharType="separate"/>
      </w:r>
      <w:r w:rsidR="009524E2" w:rsidRPr="009524E2">
        <w:rPr>
          <w:noProof/>
          <w:vertAlign w:val="superscript"/>
          <w:lang w:val="en-US"/>
        </w:rPr>
        <w:t>8-10</w:t>
      </w:r>
      <w:r w:rsidR="00C209FF">
        <w:rPr>
          <w:lang w:val="en-US"/>
        </w:rPr>
        <w:fldChar w:fldCharType="end"/>
      </w:r>
    </w:p>
    <w:p w14:paraId="6D66267B" w14:textId="77777777" w:rsidR="001B5167" w:rsidRPr="001B5167" w:rsidRDefault="001B5167" w:rsidP="00020565">
      <w:pPr>
        <w:rPr>
          <w:lang w:val="en-US"/>
        </w:rPr>
      </w:pPr>
    </w:p>
    <w:p w14:paraId="238E1172" w14:textId="1949F618" w:rsidR="00723350" w:rsidRDefault="00020565" w:rsidP="00020565">
      <w:r>
        <w:t>Despite the emergence of various cyclic peptides as a promising chemical class in drug discovery,</w:t>
      </w:r>
      <w:r w:rsidR="00A073A7">
        <w:fldChar w:fldCharType="begin">
          <w:fldData xml:space="preserve">PEVuZE5vdGU+PENpdGU+PEF1dGhvcj5CaGFyZHdhajwvQXV0aG9yPjxZZWFyPjIwMjI8L1llYXI+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</w:fldData>
        </w:fldChar>
      </w:r>
      <w:r w:rsidR="009524E2">
        <w:instrText xml:space="preserve"> ADDIN EN.CITE </w:instrText>
      </w:r>
      <w:r w:rsidR="009524E2">
        <w:fldChar w:fldCharType="begin">
          <w:fldData xml:space="preserve">PEVuZE5vdGU+PENpdGU+PEF1dGhvcj5CaGFyZHdhajwvQXV0aG9yPjxZZWFyPjIwMjI8L1llYXI+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</w:fldData>
        </w:fldChar>
      </w:r>
      <w:r w:rsidR="009524E2">
        <w:instrText xml:space="preserve"> ADDIN EN.CITE.DATA </w:instrText>
      </w:r>
      <w:r w:rsidR="009524E2">
        <w:fldChar w:fldCharType="end"/>
      </w:r>
      <w:r w:rsidR="00A073A7">
        <w:fldChar w:fldCharType="separate"/>
      </w:r>
      <w:r w:rsidR="009524E2" w:rsidRPr="009524E2">
        <w:rPr>
          <w:noProof/>
          <w:vertAlign w:val="superscript"/>
        </w:rPr>
        <w:t>11-13</w:t>
      </w:r>
      <w:r w:rsidR="00A073A7">
        <w:fldChar w:fldCharType="end"/>
      </w:r>
      <w:r>
        <w:t xml:space="preserve"> offering improved design strategies and cost-effective synthesis, compared to nonpeptidic macrocycles (NPM), they often encounter issues of metabolic instability. In contrast, nonpeptidic macrocycles provide a more </w:t>
      </w:r>
      <w:r w:rsidR="00504DEC">
        <w:t>favourable</w:t>
      </w:r>
      <w:r>
        <w:t xml:space="preserve"> chemical space for modulating </w:t>
      </w:r>
      <w:r w:rsidRPr="003D482B">
        <w:rPr>
          <w:i/>
          <w:iCs/>
        </w:rPr>
        <w:t>difficult-to-drug</w:t>
      </w:r>
      <w:r>
        <w:t xml:space="preserve"> targets, despite their poor membrane permeability—a critical factor in assessing oral bioavailability and intracellular targeting potential. The challenges associated with poor membrane permeability are further exacerbated by limited experimental data on how macrocycles traverse cellular membranes.</w:t>
      </w:r>
    </w:p>
    <w:p w14:paraId="457B727B" w14:textId="77777777" w:rsidR="00723350" w:rsidRPr="003364A4" w:rsidRDefault="00723350" w:rsidP="00723350">
      <w:pPr>
        <w:rPr>
          <w:lang w:val="en-US"/>
        </w:rPr>
      </w:pPr>
    </w:p>
    <w:p w14:paraId="1138E3FB" w14:textId="5DA77B67" w:rsidR="007D7D29" w:rsidRDefault="00723350" w:rsidP="00C54D88">
      <w:pPr>
        <w:rPr>
          <w:rFonts w:cs="Calibri"/>
          <w:lang/>
        </w:rPr>
      </w:pPr>
      <w:r w:rsidRPr="003364A4">
        <w:rPr>
          <w:lang w:val="en-US"/>
        </w:rPr>
        <w:t>To facilitate the development of accurate and efficient computational predictions, it is crucial to collect and curate experimental data with structural information, making it available to scientific communities.</w:t>
      </w:r>
      <w:r w:rsidR="000B2687">
        <w:rPr>
          <w:lang w:val="en-US"/>
        </w:rPr>
        <w:t xml:space="preserve"> </w:t>
      </w:r>
      <w:r w:rsidR="000B2687" w:rsidRPr="003364A4">
        <w:rPr>
          <w:lang w:val="en-US"/>
        </w:rPr>
        <w:t>Our work is inspired by the recent work of Li J et al.,</w:t>
      </w:r>
      <w:r w:rsidR="00B44E5F">
        <w:rPr>
          <w:lang w:val="en-US"/>
        </w:rPr>
        <w:fldChar w:fldCharType="begin"/>
      </w:r>
      <w:r w:rsidR="009524E2">
        <w:rPr>
          <w:lang w:val="en-US"/>
        </w:rPr>
        <w:instrText xml:space="preserve"> ADDIN EN.CITE &lt;EndNote&gt;&lt;Cite&gt;&lt;Author&gt;Li&lt;/Author&gt;&lt;Year&gt;2023&lt;/Year&gt;&lt;RecNum&gt;12&lt;/RecNum&gt;&lt;DisplayText&gt;&lt;style face="superscript"&gt;14&lt;/style&gt;&lt;/DisplayText&gt;&lt;record&gt;&lt;rec-number&gt;12&lt;/rec-number&gt;&lt;foreign-keys&gt;&lt;key app="EN" db-id="xxdz9d2rnefr5sewxab5tz5darzepa2fw2a9" timestamp="1710165204"&gt;12&lt;/key&gt;&lt;/foreign-keys&gt;&lt;ref-type name="Journal Article"&gt;17&lt;/ref-type&gt;&lt;contributors&gt;&lt;authors&gt;&lt;author&gt;Li, J.&lt;/author&gt;&lt;author&gt;Yanagisawa, K.&lt;/author&gt;&lt;author&gt;Sugita, M.&lt;/author&gt;&lt;author&gt;Fujie, T.&lt;/author&gt;&lt;author&gt;Ohue, M.&lt;/author&gt;&lt;author&gt;Akiyama, Y.&lt;/author&gt;&lt;/authors&gt;&lt;/contributors&gt;&lt;auth-address&gt;Department of Computer Science, School of Computing, Tokyo Institute of Technology, Meguro-ku, Tokyo 152-8550, Japan.&amp;#xD;Middle-Molecule IT-based Drug Discovery Laboratory (MIDL), Tokyo Institute of Technology, Meguro-ku, Tokyo 152-8550, Japan.&lt;/auth-address&gt;&lt;titles&gt;&lt;title&gt;CycPeptMPDB: A Comprehensive Database of Membrane Permeability of Cyclic Peptides&lt;/title&gt;&lt;secondary-title&gt;J Chem Inf Model&lt;/secondary-title&gt;&lt;/titles&gt;&lt;periodical&gt;&lt;full-title&gt;J Chem Inf Model&lt;/full-title&gt;&lt;/periodical&gt;&lt;pages&gt;2240-2250&lt;/pages&gt;&lt;volume&gt;63&lt;/volume&gt;&lt;number&gt;7&lt;/number&gt;&lt;edition&gt;20230317&lt;/edition&gt;&lt;keywords&gt;&lt;keyword&gt;*Peptides, Cyclic/chemistry&lt;/keyword&gt;&lt;keyword&gt;*Peptides/chemistry&lt;/keyword&gt;&lt;keyword&gt;Drug Design&lt;/keyword&gt;&lt;keyword&gt;Drug Discovery/methods&lt;/keyword&gt;&lt;keyword&gt;Permeability&lt;/keyword&gt;&lt;keyword&gt;Cell Membrane Permeability&lt;/keyword&gt;&lt;/keywords&gt;&lt;dates&gt;&lt;year&gt;2023&lt;/year&gt;&lt;pub-dates&gt;&lt;date&gt;Apr 10&lt;/date&gt;&lt;/pub-dates&gt;&lt;/dates&gt;&lt;isbn&gt;1549-960X (Electronic)&amp;#xD;1549-9596 (Print)&amp;#xD;1549-9596 (Linking)&lt;/isbn&gt;&lt;accession-num&gt;36930969&lt;/accession-num&gt;&lt;urls&gt;&lt;related-urls&gt;&lt;url&gt;https://www.ncbi.nlm.nih.gov/pubmed/36930969&lt;/url&gt;&lt;/related-urls&gt;&lt;/urls&gt;&lt;custom1&gt;The authors declare no competing financial interest.&lt;/custom1&gt;&lt;custom2&gt;PMC10091415&lt;/custom2&gt;&lt;electronic-resource-num&gt;10.1021/acs.jcim.2c01573&lt;/electronic-resource-num&gt;&lt;remote-database-name&gt;Medline&lt;/remote-database-name&gt;&lt;remote-database-provider&gt;NLM&lt;/remote-database-provider&gt;&lt;/record&gt;&lt;/Cite&gt;&lt;/EndNote&gt;</w:instrText>
      </w:r>
      <w:r w:rsidR="00B44E5F">
        <w:rPr>
          <w:lang w:val="en-US"/>
        </w:rPr>
        <w:fldChar w:fldCharType="separate"/>
      </w:r>
      <w:r w:rsidR="009524E2" w:rsidRPr="009524E2">
        <w:rPr>
          <w:noProof/>
          <w:vertAlign w:val="superscript"/>
          <w:lang w:val="en-US"/>
        </w:rPr>
        <w:t>14</w:t>
      </w:r>
      <w:r w:rsidR="00B44E5F">
        <w:rPr>
          <w:lang w:val="en-US"/>
        </w:rPr>
        <w:fldChar w:fldCharType="end"/>
      </w:r>
      <w:r w:rsidR="000B2687" w:rsidRPr="003364A4">
        <w:rPr>
          <w:lang w:val="en-US"/>
        </w:rPr>
        <w:t xml:space="preserve"> </w:t>
      </w:r>
      <w:proofErr w:type="spellStart"/>
      <w:r w:rsidR="000B2687" w:rsidRPr="003364A4">
        <w:rPr>
          <w:lang w:val="en-US"/>
        </w:rPr>
        <w:t>CycPeptMPDB</w:t>
      </w:r>
      <w:proofErr w:type="spellEnd"/>
      <w:r w:rsidR="000B2687" w:rsidRPr="003364A4">
        <w:rPr>
          <w:lang w:val="en-US"/>
        </w:rPr>
        <w:t>, a comprehensive database of membrane permeability for cyclic peptides containing more than 7000 cyclic peptides</w:t>
      </w:r>
      <w:r w:rsidR="000B2687">
        <w:rPr>
          <w:lang w:val="en-US"/>
        </w:rPr>
        <w:t xml:space="preserve"> from several publications</w:t>
      </w:r>
      <w:r w:rsidR="000B2687" w:rsidRPr="003364A4">
        <w:rPr>
          <w:lang w:val="en-US"/>
        </w:rPr>
        <w:t>.</w:t>
      </w:r>
      <w:r w:rsidR="000B2687">
        <w:rPr>
          <w:lang w:val="en-US"/>
        </w:rPr>
        <w:t xml:space="preserve"> </w:t>
      </w:r>
      <w:r w:rsidR="0032427B">
        <w:rPr>
          <w:lang w:val="en-US"/>
        </w:rPr>
        <w:t xml:space="preserve">However, Li J work is limited to cyclic peptide and do not include any </w:t>
      </w:r>
      <w:r w:rsidR="00801233">
        <w:rPr>
          <w:lang w:val="en-US"/>
        </w:rPr>
        <w:t>NPM</w:t>
      </w:r>
      <w:r w:rsidR="0032427B">
        <w:rPr>
          <w:lang w:val="en-US"/>
        </w:rPr>
        <w:t xml:space="preserve">. </w:t>
      </w:r>
      <w:r w:rsidRPr="003364A4">
        <w:rPr>
          <w:lang w:val="en-US"/>
        </w:rPr>
        <w:t>In this study, we have developed a cell permeability database for nonpeptidic macrocycles—a comprehensive online resource for macrocycles with cell permeability</w:t>
      </w:r>
      <w:r w:rsidR="00DC4F3F">
        <w:rPr>
          <w:lang w:val="en-US"/>
        </w:rPr>
        <w:t>.</w:t>
      </w:r>
      <w:r w:rsidR="00CC762F">
        <w:rPr>
          <w:lang w:val="en-US"/>
        </w:rPr>
        <w:t xml:space="preserve"> </w:t>
      </w:r>
      <w:r w:rsidR="000B74CF" w:rsidRPr="00475C43">
        <w:rPr>
          <w:lang w:val="en-US"/>
        </w:rPr>
        <w:t xml:space="preserve">Here, we have </w:t>
      </w:r>
      <w:r w:rsidR="000B74CF">
        <w:rPr>
          <w:lang w:val="en-US"/>
        </w:rPr>
        <w:t>collected</w:t>
      </w:r>
      <w:r w:rsidR="000B74CF" w:rsidRPr="00475C43">
        <w:rPr>
          <w:lang w:val="en-US"/>
        </w:rPr>
        <w:t xml:space="preserve"> and curated macrocycles (both semi-peptide and non-peptide) from scientific literature, patents, and various bioactivity data repositories. The database comprises structures and cell permeability data obtained from different assays, endpoints, and molecular features for </w:t>
      </w:r>
      <w:r w:rsidR="008E5CD3">
        <w:rPr>
          <w:lang w:val="en-US"/>
        </w:rPr>
        <w:t xml:space="preserve">4602 unique </w:t>
      </w:r>
      <w:r w:rsidR="000B74CF" w:rsidRPr="00475C43">
        <w:rPr>
          <w:lang w:val="en-US"/>
        </w:rPr>
        <w:t>macrocycl</w:t>
      </w:r>
      <w:r w:rsidR="008E5CD3">
        <w:rPr>
          <w:lang w:val="en-US"/>
        </w:rPr>
        <w:t>es</w:t>
      </w:r>
      <w:r w:rsidR="000B74CF">
        <w:rPr>
          <w:lang w:val="en-US"/>
        </w:rPr>
        <w:t xml:space="preserve">, which are </w:t>
      </w:r>
      <w:r w:rsidR="000B74CF" w:rsidRPr="00475C43">
        <w:rPr>
          <w:lang w:val="en-US"/>
        </w:rPr>
        <w:t>easily accessible and downloadable through the web server</w:t>
      </w:r>
      <w:r w:rsidR="00D67899">
        <w:rPr>
          <w:lang w:val="en-US"/>
        </w:rPr>
        <w:t xml:space="preserve"> (</w:t>
      </w:r>
      <w:hyperlink r:id="rId15" w:history="1">
        <w:r w:rsidR="00D67899" w:rsidRPr="008B24CD">
          <w:rPr>
            <w:rStyle w:val="a7"/>
            <w:rFonts w:cs="Calibri"/>
            <w:highlight w:val="yellow"/>
          </w:rPr>
          <w:t>http://swemacrocycle.com</w:t>
        </w:r>
      </w:hyperlink>
      <w:r w:rsidR="00D67899">
        <w:rPr>
          <w:lang w:val="en-US"/>
        </w:rPr>
        <w:t>)</w:t>
      </w:r>
      <w:r w:rsidR="000B74CF">
        <w:rPr>
          <w:lang w:val="en-US"/>
        </w:rPr>
        <w:t xml:space="preserve"> for further modeling purpose</w:t>
      </w:r>
      <w:r w:rsidR="00C54D88">
        <w:rPr>
          <w:lang w:val="en-US"/>
        </w:rPr>
        <w:t xml:space="preserve">. </w:t>
      </w:r>
      <w:r w:rsidR="00C54D88" w:rsidRPr="00C54D88">
        <w:rPr>
          <w:rFonts w:cs="Calibri"/>
          <w:lang/>
        </w:rPr>
        <w:t xml:space="preserve">The overall workflow of the present study is shown in </w:t>
      </w:r>
      <w:r w:rsidR="00C54D88" w:rsidRPr="00C54D88">
        <w:rPr>
          <w:rFonts w:cs="Calibri"/>
          <w:b/>
          <w:bCs/>
          <w:lang/>
        </w:rPr>
        <w:t>Fig 1</w:t>
      </w:r>
      <w:r w:rsidR="00C54D88" w:rsidRPr="00C54D88">
        <w:rPr>
          <w:rFonts w:cs="Calibri"/>
          <w:lang/>
        </w:rPr>
        <w:t xml:space="preserve">. </w:t>
      </w:r>
    </w:p>
    <w:p w14:paraId="1078CEFE" w14:textId="77777777" w:rsidR="00667FC2" w:rsidRDefault="00667FC2" w:rsidP="00C54D88">
      <w:pPr>
        <w:rPr>
          <w:rFonts w:cs="Calibri"/>
          <w:lang/>
        </w:rPr>
      </w:pPr>
    </w:p>
    <w:p w14:paraId="0C1CF193" w14:textId="77777777" w:rsidR="007D7D29" w:rsidRDefault="007D7D29" w:rsidP="007D7D29">
      <w:r w:rsidRPr="00CE0AB7">
        <w:rPr>
          <w:noProof/>
        </w:rPr>
        <w:lastRenderedPageBreak/>
        <w:drawing>
          <wp:inline distT="0" distB="0" distL="0" distR="0" wp14:anchorId="49EFDAB1" wp14:editId="11A59045">
            <wp:extent cx="5292090" cy="2273300"/>
            <wp:effectExtent l="0" t="0" r="0" b="0"/>
            <wp:docPr id="62734336"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6010" name="Picture 1" descr="A diagram of data processing&#10;&#10;Description automatically generated"/>
                    <pic:cNvPicPr/>
                  </pic:nvPicPr>
                  <pic:blipFill>
                    <a:blip r:embed="rId14"/>
                    <a:stretch>
                      <a:fillRect/>
                    </a:stretch>
                  </pic:blipFill>
                  <pic:spPr>
                    <a:xfrm>
                      <a:off x="0" y="0"/>
                      <a:ext cx="5292090" cy="2273300"/>
                    </a:xfrm>
                    <a:prstGeom prst="rect">
                      <a:avLst/>
                    </a:prstGeom>
                  </pic:spPr>
                </pic:pic>
              </a:graphicData>
            </a:graphic>
          </wp:inline>
        </w:drawing>
      </w:r>
    </w:p>
    <w:p w14:paraId="4D6C49D3" w14:textId="77777777" w:rsidR="007D7D29" w:rsidRDefault="007D7D29" w:rsidP="007D7D29">
      <w:pPr>
        <w:pStyle w:val="3"/>
        <w:spacing w:before="0" w:after="0"/>
        <w:rPr>
          <w:rFonts w:ascii="Calibri" w:hAnsi="Calibri" w:cs="Times New Roman"/>
          <w:b w:val="0"/>
          <w:bCs w:val="0"/>
          <w:sz w:val="22"/>
          <w:szCs w:val="22"/>
        </w:rPr>
      </w:pPr>
    </w:p>
    <w:p w14:paraId="4501AC02" w14:textId="4B23E4F7" w:rsidR="00C54D88" w:rsidRDefault="007D7D29" w:rsidP="00517F4F">
      <w:r w:rsidRPr="00A918D9">
        <w:rPr>
          <w:b/>
          <w:bCs/>
        </w:rPr>
        <w:t>Fig</w:t>
      </w:r>
      <w:r>
        <w:rPr>
          <w:b/>
          <w:bCs/>
        </w:rPr>
        <w:t>ure</w:t>
      </w:r>
      <w:r w:rsidRPr="00A918D9">
        <w:rPr>
          <w:b/>
          <w:bCs/>
        </w:rPr>
        <w:t xml:space="preserve"> 1:</w:t>
      </w:r>
      <w:r w:rsidRPr="00A918D9">
        <w:t xml:space="preserve"> The workflow of the cell permeability database for nonpeptidic macrocycles. Structures and permeability data were retrieved from the literature, patents, and scientific databases, followed by manual curation. The webserver provides readily downloadable datasets for various cell permeability assays and endpoints. Additionally, the webserver incorporates analyses based on various physicochemical descriptors.</w:t>
      </w:r>
    </w:p>
    <w:p w14:paraId="37072C2E" w14:textId="77777777" w:rsidR="00D3294E" w:rsidRPr="007D7D29" w:rsidRDefault="00D3294E" w:rsidP="00517F4F"/>
    <w:p w14:paraId="5360E600" w14:textId="77777777" w:rsidR="006A42F1" w:rsidRDefault="00C658AC" w:rsidP="006A42F1">
      <w:pPr>
        <w:pStyle w:val="3"/>
        <w:spacing w:before="0" w:after="0"/>
      </w:pPr>
      <w:commentRangeStart w:id="5"/>
      <w:r w:rsidRPr="0033109F">
        <w:t>Methods</w:t>
      </w:r>
      <w:commentRangeEnd w:id="5"/>
      <w:r w:rsidR="009E5735">
        <w:rPr>
          <w:rStyle w:val="a3"/>
          <w:rFonts w:ascii="Calibri" w:hAnsi="Calibri" w:cs="Times New Roman"/>
          <w:b w:val="0"/>
          <w:bCs w:val="0"/>
        </w:rPr>
        <w:commentReference w:id="5"/>
      </w:r>
    </w:p>
    <w:p w14:paraId="51C047D1" w14:textId="77777777" w:rsidR="00933657" w:rsidRPr="00933657" w:rsidRDefault="00933657" w:rsidP="00933657"/>
    <w:p w14:paraId="3C5C9164" w14:textId="77777777" w:rsidR="00137F55" w:rsidRDefault="009C7FE5" w:rsidP="00137F55">
      <w:pPr>
        <w:pStyle w:val="a8"/>
        <w:spacing w:before="0" w:beforeAutospacing="0"/>
        <w:rPr>
          <w:b/>
          <w:bCs/>
        </w:rPr>
      </w:pPr>
      <w:r w:rsidRPr="009E5735">
        <w:rPr>
          <w:b/>
          <w:bCs/>
        </w:rPr>
        <w:t>Data collection and</w:t>
      </w:r>
      <w:r w:rsidR="009E5735" w:rsidRPr="009E5735">
        <w:rPr>
          <w:b/>
          <w:bCs/>
        </w:rPr>
        <w:t xml:space="preserve"> curation </w:t>
      </w:r>
    </w:p>
    <w:p w14:paraId="7B2EB925" w14:textId="2027DA50" w:rsidR="00BC7D51" w:rsidRDefault="00137F55" w:rsidP="004E0C09">
      <w:pPr>
        <w:pStyle w:val="a8"/>
        <w:spacing w:before="0" w:beforeAutospacing="0"/>
        <w:rPr>
          <w:ins w:id="6" w:author="QIUSHI FENG" w:date="2024-04-16T08:45:00Z"/>
        </w:rPr>
      </w:pPr>
      <w:r w:rsidRPr="001B7694">
        <w:t xml:space="preserve">Macrocycles exhibiting cell permeability were obtained from three different </w:t>
      </w:r>
      <w:r>
        <w:t>sources</w:t>
      </w:r>
      <w:r w:rsidRPr="001B7694">
        <w:t xml:space="preserve">: 1) scientific literature, 2) patents, and 3) public repositories, as detailed below. In the </w:t>
      </w:r>
      <w:r w:rsidRPr="005877EF">
        <w:t>scientific literature,</w:t>
      </w:r>
      <w:r w:rsidRPr="001B7694">
        <w:t xml:space="preserve"> a search was conducted on PubMed</w:t>
      </w:r>
      <w:r w:rsidR="00ED3B77">
        <w:fldChar w:fldCharType="begin"/>
      </w:r>
      <w:r w:rsidR="00ED3B77">
        <w:instrText xml:space="preserve"> ADDIN EN.CITE &lt;EndNote&gt;&lt;Cite&gt;&lt;Author&gt;Kim&lt;/Author&gt;&lt;Year&gt;2023&lt;/Year&gt;&lt;RecNum&gt;42&lt;/RecNum&gt;&lt;DisplayText&gt;&lt;style face="superscript"&gt;15&lt;/style&gt;&lt;/DisplayText&gt;&lt;record&gt;&lt;rec-number&gt;42&lt;/rec-number&gt;&lt;foreign-keys&gt;&lt;key app="EN" db-id="azsaa99za29w9ae2w2qpf9scwa9wrxv9wtvz" timestamp="1710234021"&gt;42&lt;/key&gt;&lt;/foreign-keys&gt;&lt;ref-type name="Journal Article"&gt;17&lt;/ref-type&gt;&lt;contributors&gt;&lt;authors&gt;&lt;author&gt;Kim, S.&lt;/author&gt;&lt;author&gt;Chen, J.&lt;/author&gt;&lt;author&gt;Cheng, T.&lt;/author&gt;&lt;author&gt;Gindulyte, A.&lt;/author&gt;&lt;author&gt;He, J.&lt;/author&gt;&lt;author&gt;He, S.&lt;/author&gt;&lt;author&gt;Li, Q.&lt;/author&gt;&lt;author&gt;Shoemaker, B. A.&lt;/author&gt;&lt;author&gt;Thiessen, P. A.&lt;/author&gt;&lt;author&gt;Yu, B.&lt;/author&gt;&lt;author&gt;Zaslavsky, L.&lt;/author&gt;&lt;author&gt;Zhang, J.&lt;/author&gt;&lt;author&gt;Bolton, E. E.&lt;/author&gt;&lt;/authors&gt;&lt;/contributors&gt;&lt;auth-address&gt;National Center for Biotechnology Information, National Library of Medicine, National Institutes of Health, Department of Health and Human Services, Bethesda, MD, 20894, USA.&lt;/auth-address&gt;&lt;titles&gt;&lt;title&gt;PubChem 2023 update&lt;/title&gt;&lt;secondary-title&gt;Nucleic Acids Res&lt;/secondary-title&gt;&lt;/titles&gt;&lt;periodical&gt;&lt;full-title&gt;Nucleic Acids Res&lt;/full-title&gt;&lt;/periodical&gt;&lt;pages&gt;D1373-D1380&lt;/pages&gt;&lt;volume&gt;51&lt;/volume&gt;&lt;number&gt;D1&lt;/number&gt;&lt;keywords&gt;&lt;keyword&gt;*Databases, Chemical&lt;/keyword&gt;&lt;keyword&gt;*Drug Discovery/methods&lt;/keyword&gt;&lt;keyword&gt;Biological Assay&lt;/keyword&gt;&lt;keyword&gt;Proteins&lt;/keyword&gt;&lt;keyword&gt;Cheminformatics&lt;/keyword&gt;&lt;/keywords&gt;&lt;dates&gt;&lt;year&gt;2023&lt;/year&gt;&lt;pub-dates&gt;&lt;date&gt;Jan 6&lt;/date&gt;&lt;/pub-dates&gt;&lt;/dates&gt;&lt;isbn&gt;1362-4962 (Electronic)&amp;#xD;0305-1048 (Print)&amp;#xD;0305-1048 (Linking)&lt;/isbn&gt;&lt;accession-num&gt;36305812&lt;/accession-num&gt;&lt;urls&gt;&lt;related-urls&gt;&lt;url&gt;https://www.ncbi.nlm.nih.gov/pubmed/36305812&lt;/url&gt;&lt;/related-urls&gt;&lt;/urls&gt;&lt;custom2&gt;PMC9825602&lt;/custom2&gt;&lt;electronic-resource-num&gt;10.1093/nar/gkac956&lt;/electronic-resource-num&gt;&lt;remote-database-name&gt;Medline&lt;/remote-database-name&gt;&lt;remote-database-provider&gt;NLM&lt;/remote-database-provider&gt;&lt;/record&gt;&lt;/Cite&gt;&lt;/EndNote&gt;</w:instrText>
      </w:r>
      <w:r w:rsidR="00ED3B77">
        <w:fldChar w:fldCharType="separate"/>
      </w:r>
      <w:r w:rsidR="00ED3B77" w:rsidRPr="00E21259">
        <w:rPr>
          <w:noProof/>
          <w:vertAlign w:val="superscript"/>
        </w:rPr>
        <w:t>15</w:t>
      </w:r>
      <w:r w:rsidR="00ED3B77">
        <w:fldChar w:fldCharType="end"/>
      </w:r>
      <w:r w:rsidR="00E21259">
        <w:t xml:space="preserve"> and </w:t>
      </w:r>
      <w:r w:rsidR="0065408E">
        <w:t>Google Scholar</w:t>
      </w:r>
      <w:r w:rsidRPr="001B7694">
        <w:t xml:space="preserve"> to identify</w:t>
      </w:r>
      <w:ins w:id="7" w:author="QIUSHI FENG" w:date="2024-04-16T08:43:00Z">
        <w:r w:rsidR="00BC7D51">
          <w:rPr>
            <w:rFonts w:hint="eastAsia"/>
            <w:lang w:eastAsia="zh-CN"/>
          </w:rPr>
          <w:t xml:space="preserve"> </w:t>
        </w:r>
        <w:r w:rsidR="00BC7D51" w:rsidRPr="00BC7D51">
          <w:rPr>
            <w:lang w:val="en-US" w:eastAsia="zh-CN"/>
            <w:rPrChange w:id="8" w:author="QIUSHI FENG" w:date="2024-04-16T08:43:00Z">
              <w:rPr>
                <w:lang w:val="sv-SE" w:eastAsia="zh-CN"/>
              </w:rPr>
            </w:rPrChange>
          </w:rPr>
          <w:t>p</w:t>
        </w:r>
        <w:r w:rsidR="00BC7D51">
          <w:rPr>
            <w:lang w:val="en-US" w:eastAsia="zh-CN"/>
          </w:rPr>
          <w:t>ublished ar</w:t>
        </w:r>
      </w:ins>
      <w:ins w:id="9" w:author="QIUSHI FENG" w:date="2024-04-16T08:44:00Z">
        <w:r w:rsidR="00BC7D51">
          <w:rPr>
            <w:lang w:val="en-US" w:eastAsia="zh-CN"/>
          </w:rPr>
          <w:t>ticles reporting</w:t>
        </w:r>
      </w:ins>
      <w:r w:rsidRPr="001B7694">
        <w:rPr>
          <w:rFonts w:hint="eastAsia"/>
          <w:lang w:eastAsia="zh-CN"/>
        </w:rPr>
        <w:t xml:space="preserve"> </w:t>
      </w:r>
      <w:r w:rsidRPr="001B7694">
        <w:t xml:space="preserve">information on macrocycles with cell permeability. Keywords like </w:t>
      </w:r>
      <w:del w:id="10" w:author="QIUSHI FENG" w:date="2024-04-16T08:45:00Z">
        <w:r w:rsidRPr="001B7694" w:rsidDel="00BC7D51">
          <w:delText>"</w:delText>
        </w:r>
      </w:del>
      <w:ins w:id="11" w:author="QIUSHI FENG" w:date="2024-04-16T08:45:00Z">
        <w:r w:rsidR="00BC7D51">
          <w:t>“</w:t>
        </w:r>
      </w:ins>
      <w:r w:rsidRPr="001B7694">
        <w:t>macrocycle</w:t>
      </w:r>
      <w:del w:id="12" w:author="QIUSHI FENG" w:date="2024-04-16T08:45:00Z">
        <w:r w:rsidRPr="001B7694" w:rsidDel="00BC7D51">
          <w:delText>"</w:delText>
        </w:r>
      </w:del>
      <w:ins w:id="13" w:author="QIUSHI FENG" w:date="2024-04-16T08:45:00Z">
        <w:r w:rsidR="00BC7D51">
          <w:t>”</w:t>
        </w:r>
      </w:ins>
      <w:r w:rsidRPr="001B7694">
        <w:t xml:space="preserve"> were combined with either the general term </w:t>
      </w:r>
      <w:del w:id="14" w:author="QIUSHI FENG" w:date="2024-04-16T08:45:00Z">
        <w:r w:rsidRPr="001B7694" w:rsidDel="00BC7D51">
          <w:delText>"</w:delText>
        </w:r>
      </w:del>
      <w:ins w:id="15" w:author="QIUSHI FENG" w:date="2024-04-16T08:45:00Z">
        <w:r w:rsidR="00BC7D51">
          <w:t>“</w:t>
        </w:r>
      </w:ins>
      <w:r w:rsidRPr="001B7694">
        <w:t>cell permeability</w:t>
      </w:r>
      <w:del w:id="16" w:author="QIUSHI FENG" w:date="2024-04-16T08:45:00Z">
        <w:r w:rsidRPr="001B7694" w:rsidDel="00BC7D51">
          <w:delText>"</w:delText>
        </w:r>
      </w:del>
      <w:ins w:id="17" w:author="QIUSHI FENG" w:date="2024-04-16T08:45:00Z">
        <w:r w:rsidR="00BC7D51">
          <w:t>”</w:t>
        </w:r>
      </w:ins>
      <w:r w:rsidRPr="001B7694">
        <w:t xml:space="preserve"> or specific assay names (Caco-2, PAMPA, MDCK, RRCK) to query the top medicinal chemistry</w:t>
      </w:r>
      <w:r>
        <w:t xml:space="preserve"> journals</w:t>
      </w:r>
      <w:r w:rsidRPr="001B7694">
        <w:t xml:space="preserve">. </w:t>
      </w:r>
      <w:r w:rsidR="00115DD2">
        <w:t xml:space="preserve">Similar search was done on </w:t>
      </w:r>
      <w:r w:rsidR="00C06C05">
        <w:t>G</w:t>
      </w:r>
      <w:r w:rsidR="002E010C">
        <w:t xml:space="preserve">oogle </w:t>
      </w:r>
      <w:r w:rsidR="00C06C05">
        <w:t>P</w:t>
      </w:r>
      <w:r w:rsidR="00115DD2">
        <w:t>atents</w:t>
      </w:r>
      <w:ins w:id="18" w:author="QIUSHI FENG" w:date="2024-04-16T08:45:00Z">
        <w:r w:rsidR="00BC7D51">
          <w:t xml:space="preserve">. </w:t>
        </w:r>
      </w:ins>
      <w:commentRangeStart w:id="19"/>
      <w:ins w:id="20" w:author="QIUSHI FENG" w:date="2024-04-16T09:00:00Z">
        <w:r w:rsidR="00A347E3">
          <w:t xml:space="preserve">More permeability data </w:t>
        </w:r>
        <w:r w:rsidR="00A347E3" w:rsidRPr="00A347E3">
          <w:t xml:space="preserve">were retrieved </w:t>
        </w:r>
        <w:r w:rsidR="00A347E3">
          <w:t xml:space="preserve">and collected </w:t>
        </w:r>
        <w:r w:rsidR="00A347E3" w:rsidRPr="00A347E3">
          <w:t>from ChEMBL</w:t>
        </w:r>
        <w:r w:rsidR="00A347E3">
          <w:t xml:space="preserve"> </w:t>
        </w:r>
        <w:r w:rsidR="00A347E3" w:rsidRPr="00A347E3">
          <w:t xml:space="preserve">by using its Python </w:t>
        </w:r>
      </w:ins>
      <w:ins w:id="21" w:author="QIUSHI FENG" w:date="2024-04-16T09:01:00Z">
        <w:r w:rsidR="00853581" w:rsidRPr="00A347E3">
          <w:t>web resource</w:t>
        </w:r>
      </w:ins>
      <w:ins w:id="22" w:author="QIUSHI FENG" w:date="2024-04-16T09:00:00Z">
        <w:r w:rsidR="00A347E3" w:rsidRPr="00A347E3">
          <w:t xml:space="preserve"> client</w:t>
        </w:r>
        <w:r w:rsidR="00A347E3">
          <w:t xml:space="preserve"> </w:t>
        </w:r>
        <w:r w:rsidR="00A347E3" w:rsidRPr="00A347E3">
          <w:rPr>
            <w:highlight w:val="yellow"/>
            <w:rPrChange w:id="23" w:author="QIUSHI FENG" w:date="2024-04-16T09:00:00Z">
              <w:rPr/>
            </w:rPrChange>
          </w:rPr>
          <w:t>(</w:t>
        </w:r>
        <w:r w:rsidR="00A347E3">
          <w:rPr>
            <w:highlight w:val="yellow"/>
          </w:rPr>
          <w:t xml:space="preserve">Ref. </w:t>
        </w:r>
        <w:r w:rsidR="00A347E3" w:rsidRPr="00A347E3">
          <w:rPr>
            <w:rFonts w:ascii="Times New Roman" w:hAnsi="Times New Roman"/>
            <w:sz w:val="20"/>
            <w:szCs w:val="20"/>
            <w:highlight w:val="yellow"/>
            <w:lang w:val="en-US"/>
            <w:rPrChange w:id="24" w:author="QIUSHI FENG" w:date="2024-04-16T09:00:00Z">
              <w:rPr>
                <w:rFonts w:ascii="Times New Roman" w:hAnsi="Times New Roman"/>
                <w:sz w:val="20"/>
                <w:szCs w:val="20"/>
                <w:lang w:val="en-US"/>
              </w:rPr>
            </w:rPrChange>
          </w:rPr>
          <w:t>Nucleic Acids Research, 2015, Vol. 43</w:t>
        </w:r>
        <w:r w:rsidR="00A347E3" w:rsidRPr="00A347E3">
          <w:rPr>
            <w:rFonts w:ascii="Times New Roman" w:hAnsi="Times New Roman"/>
            <w:sz w:val="20"/>
            <w:szCs w:val="20"/>
            <w:highlight w:val="yellow"/>
            <w:lang w:val="en-US"/>
            <w:rPrChange w:id="25" w:author="QIUSHI FENG" w:date="2024-04-16T09:00:00Z">
              <w:rPr>
                <w:rFonts w:ascii="Times New Roman" w:hAnsi="Times New Roman"/>
                <w:sz w:val="20"/>
                <w:szCs w:val="20"/>
                <w:lang w:val="en-US"/>
              </w:rPr>
            </w:rPrChange>
          </w:rPr>
          <w:t>)</w:t>
        </w:r>
        <w:r w:rsidR="00A347E3" w:rsidRPr="00A347E3">
          <w:t xml:space="preserve">, through querying the </w:t>
        </w:r>
      </w:ins>
      <w:ins w:id="26" w:author="QIUSHI FENG" w:date="2024-04-16T09:01:00Z">
        <w:r w:rsidR="00A347E3">
          <w:t>same keywords mentioned before</w:t>
        </w:r>
      </w:ins>
      <w:ins w:id="27" w:author="QIUSHI FENG" w:date="2024-04-16T09:03:00Z">
        <w:r w:rsidR="00853581">
          <w:t xml:space="preserve"> (</w:t>
        </w:r>
      </w:ins>
      <w:ins w:id="28" w:author="QIUSHI FENG" w:date="2024-04-16T09:04:00Z">
        <w:r w:rsidR="00853581">
          <w:t>Python script can be found in Supporting information</w:t>
        </w:r>
        <w:proofErr w:type="gramStart"/>
        <w:r w:rsidR="00853581">
          <w:t xml:space="preserve">) </w:t>
        </w:r>
      </w:ins>
      <w:ins w:id="29" w:author="QIUSHI FENG" w:date="2024-04-16T09:00:00Z">
        <w:r w:rsidR="00A347E3" w:rsidRPr="00A347E3">
          <w:t>.</w:t>
        </w:r>
      </w:ins>
      <w:commentRangeEnd w:id="19"/>
      <w:proofErr w:type="gramEnd"/>
      <w:ins w:id="30" w:author="QIUSHI FENG" w:date="2024-04-16T09:02:00Z">
        <w:r w:rsidR="00853581">
          <w:rPr>
            <w:rStyle w:val="a3"/>
          </w:rPr>
          <w:commentReference w:id="19"/>
        </w:r>
      </w:ins>
    </w:p>
    <w:p w14:paraId="1E5C51A6" w14:textId="61C6CBA7" w:rsidR="003949D1" w:rsidRPr="00F91B32" w:rsidRDefault="00216279" w:rsidP="004E0C09">
      <w:pPr>
        <w:pStyle w:val="a8"/>
        <w:spacing w:before="0" w:beforeAutospacing="0"/>
      </w:pPr>
      <w:del w:id="31" w:author="QIUSHI FENG" w:date="2024-04-16T09:03:00Z">
        <w:r w:rsidDel="00853581">
          <w:delText xml:space="preserve"> </w:delText>
        </w:r>
        <w:r w:rsidRPr="00BC7D51" w:rsidDel="00853581">
          <w:rPr>
            <w:highlight w:val="yellow"/>
            <w:rPrChange w:id="32" w:author="QIUSHI FENG" w:date="2024-04-16T08:45:00Z">
              <w:rPr/>
            </w:rPrChange>
          </w:rPr>
          <w:delText>and public repositories such as PubChem</w:delText>
        </w:r>
        <w:r w:rsidR="00E21259" w:rsidRPr="00BC7D51" w:rsidDel="00853581">
          <w:rPr>
            <w:highlight w:val="yellow"/>
            <w:rPrChange w:id="33" w:author="QIUSHI FENG" w:date="2024-04-16T08:45:00Z">
              <w:rPr/>
            </w:rPrChange>
          </w:rPr>
          <w:fldChar w:fldCharType="begin"/>
        </w:r>
        <w:r w:rsidR="00E21259" w:rsidRPr="00BC7D51" w:rsidDel="00853581">
          <w:rPr>
            <w:highlight w:val="yellow"/>
            <w:rPrChange w:id="34" w:author="QIUSHI FENG" w:date="2024-04-16T08:45:00Z">
              <w:rPr/>
            </w:rPrChange>
          </w:rPr>
          <w:delInstrText xml:space="preserve"> ADDIN EN.CITE &lt;EndNote&gt;&lt;Cite&gt;&lt;Author&gt;Kim&lt;/Author&gt;&lt;Year&gt;2023&lt;/Year&gt;&lt;RecNum&gt;42&lt;/RecNum&gt;&lt;DisplayText&gt;&lt;style face="superscript"&gt;15&lt;/style&gt;&lt;/DisplayText&gt;&lt;record&gt;&lt;rec-number&gt;42&lt;/rec-number&gt;&lt;foreign-keys&gt;&lt;key app="EN" db-id="azsaa99za29w9ae2w2qpf9scwa9wrxv9wtvz" timestamp="1710234021"&gt;42&lt;/key&gt;&lt;/foreign-keys&gt;&lt;ref-type name="Journal Article"&gt;17&lt;/ref-type&gt;&lt;contributors&gt;&lt;authors&gt;&lt;author&gt;Kim, S.&lt;/author&gt;&lt;author&gt;Chen, J.&lt;/author&gt;&lt;author&gt;Cheng, T.&lt;/author&gt;&lt;author&gt;Gindulyte, A.&lt;/author&gt;&lt;author&gt;He, J.&lt;/author&gt;&lt;author&gt;He, S.&lt;/author&gt;&lt;author&gt;Li, Q.&lt;/author&gt;&lt;author&gt;Shoemaker, B. A.&lt;/author&gt;&lt;author&gt;Thiessen, P. A.&lt;/author&gt;&lt;author&gt;Yu, B.&lt;/author&gt;&lt;author&gt;Zaslavsky, L.&lt;/author&gt;&lt;author&gt;Zhang, J.&lt;/author&gt;&lt;author&gt;Bolton, E. E.&lt;/author&gt;&lt;/authors&gt;&lt;/contributors&gt;&lt;auth-address&gt;National Center for Biotechnology Information, National Library of Medicine, National Institutes of Health, Department of Health and Human Services, Bethesda, MD, 20894, USA.&lt;/auth-address&gt;&lt;titles&gt;&lt;title&gt;PubChem 2023 update&lt;/title&gt;&lt;secondary-title&gt;Nucleic Acids Res&lt;/secondary-title&gt;&lt;/titles&gt;&lt;periodical&gt;&lt;full-title&gt;Nucleic Acids Res&lt;/full-title&gt;&lt;/periodical&gt;&lt;pages&gt;D1373-D1380&lt;/pages&gt;&lt;volume&gt;51&lt;/volume&gt;&lt;number&gt;D1&lt;/number&gt;&lt;keywords&gt;&lt;keyword&gt;*Databases, Chemical&lt;/keyword&gt;&lt;keyword&gt;*Drug Discovery/methods&lt;/keyword&gt;&lt;keyword&gt;Biological Assay&lt;/keyword&gt;&lt;keyword&gt;Proteins&lt;/keyword&gt;&lt;keyword&gt;Cheminformatics&lt;/keyword&gt;&lt;/keywords&gt;&lt;dates&gt;&lt;year&gt;2023&lt;/year&gt;&lt;pub-dates&gt;&lt;date&gt;Jan 6&lt;/date&gt;&lt;/pub-dates&gt;&lt;/dates&gt;&lt;isbn&gt;1362-4962 (Electronic)&amp;#xD;0305-1048 (Print)&amp;#xD;0305-1048 (Linking)&lt;/isbn&gt;&lt;accession-num&gt;36305812&lt;/accession-num&gt;&lt;urls&gt;&lt;related-urls&gt;&lt;url&gt;https://www.ncbi.nlm.nih.gov/pubmed/36305812&lt;/url&gt;&lt;/related-urls&gt;&lt;/urls&gt;&lt;custom2&gt;PMC9825602&lt;/custom2&gt;&lt;electronic-resource-num&gt;10.1093/nar/gkac956&lt;/electronic-resource-num&gt;&lt;remote-database-name&gt;Medline&lt;/remote-database-name&gt;&lt;remote-database-provider&gt;NLM&lt;/remote-database-provider&gt;&lt;/record&gt;&lt;/Cite&gt;&lt;/EndNote&gt;</w:delInstrText>
        </w:r>
        <w:r w:rsidR="00E21259" w:rsidRPr="00BC7D51" w:rsidDel="00853581">
          <w:rPr>
            <w:highlight w:val="yellow"/>
            <w:rPrChange w:id="35" w:author="QIUSHI FENG" w:date="2024-04-16T08:45:00Z">
              <w:rPr/>
            </w:rPrChange>
          </w:rPr>
          <w:fldChar w:fldCharType="separate"/>
        </w:r>
        <w:r w:rsidR="00E21259" w:rsidRPr="00BC7D51" w:rsidDel="00853581">
          <w:rPr>
            <w:noProof/>
            <w:highlight w:val="yellow"/>
            <w:vertAlign w:val="superscript"/>
            <w:rPrChange w:id="36" w:author="QIUSHI FENG" w:date="2024-04-16T08:45:00Z">
              <w:rPr>
                <w:noProof/>
                <w:vertAlign w:val="superscript"/>
              </w:rPr>
            </w:rPrChange>
          </w:rPr>
          <w:delText>15</w:delText>
        </w:r>
        <w:r w:rsidR="00E21259" w:rsidRPr="00BC7D51" w:rsidDel="00853581">
          <w:rPr>
            <w:highlight w:val="yellow"/>
            <w:rPrChange w:id="37" w:author="QIUSHI FENG" w:date="2024-04-16T08:45:00Z">
              <w:rPr/>
            </w:rPrChange>
          </w:rPr>
          <w:fldChar w:fldCharType="end"/>
        </w:r>
        <w:r w:rsidRPr="00BC7D51" w:rsidDel="00853581">
          <w:rPr>
            <w:highlight w:val="yellow"/>
            <w:rPrChange w:id="38" w:author="QIUSHI FENG" w:date="2024-04-16T08:45:00Z">
              <w:rPr/>
            </w:rPrChange>
          </w:rPr>
          <w:delText xml:space="preserve"> and ChEMBL</w:delText>
        </w:r>
        <w:r w:rsidR="00193DF8" w:rsidRPr="00BC7D51" w:rsidDel="00853581">
          <w:rPr>
            <w:highlight w:val="yellow"/>
            <w:rPrChange w:id="39" w:author="QIUSHI FENG" w:date="2024-04-16T08:45:00Z">
              <w:rPr/>
            </w:rPrChange>
          </w:rPr>
          <w:fldChar w:fldCharType="begin">
            <w:fldData xml:space="preserve">PEVuZE5vdGU+PENpdGU+PEF1dGhvcj5aZHJhemlsPC9BdXRob3I+PFllYXI+MjAyNDwvWWVhcj48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</w:fldData>
          </w:fldChar>
        </w:r>
        <w:r w:rsidR="00E21259" w:rsidRPr="00BC7D51" w:rsidDel="00853581">
          <w:rPr>
            <w:highlight w:val="yellow"/>
            <w:rPrChange w:id="40" w:author="QIUSHI FENG" w:date="2024-04-16T08:45:00Z">
              <w:rPr/>
            </w:rPrChange>
          </w:rPr>
          <w:delInstrText xml:space="preserve"> ADDIN EN.CITE </w:delInstrText>
        </w:r>
        <w:r w:rsidR="00E21259" w:rsidRPr="00BC7D51" w:rsidDel="00853581">
          <w:rPr>
            <w:highlight w:val="yellow"/>
            <w:rPrChange w:id="41" w:author="QIUSHI FENG" w:date="2024-04-16T08:45:00Z">
              <w:rPr/>
            </w:rPrChange>
          </w:rPr>
          <w:fldChar w:fldCharType="begin">
            <w:fldData xml:space="preserve">PEVuZE5vdGU+PENpdGU+PEF1dGhvcj5aZHJhemlsPC9BdXRob3I+PFllYXI+MjAyNDwvWWVhcj48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</w:fldData>
          </w:fldChar>
        </w:r>
        <w:r w:rsidR="00E21259" w:rsidRPr="00BC7D51" w:rsidDel="00853581">
          <w:rPr>
            <w:highlight w:val="yellow"/>
            <w:rPrChange w:id="42" w:author="QIUSHI FENG" w:date="2024-04-16T08:45:00Z">
              <w:rPr/>
            </w:rPrChange>
          </w:rPr>
          <w:delInstrText xml:space="preserve"> ADDIN EN.CITE.DATA </w:delInstrText>
        </w:r>
        <w:r w:rsidR="00E21259" w:rsidRPr="00BC7D51" w:rsidDel="00853581">
          <w:rPr>
            <w:highlight w:val="yellow"/>
            <w:rPrChange w:id="43" w:author="QIUSHI FENG" w:date="2024-04-16T08:45:00Z">
              <w:rPr/>
            </w:rPrChange>
          </w:rPr>
        </w:r>
        <w:r w:rsidR="00E21259" w:rsidRPr="00BC7D51" w:rsidDel="00853581">
          <w:rPr>
            <w:highlight w:val="yellow"/>
            <w:rPrChange w:id="44" w:author="QIUSHI FENG" w:date="2024-04-16T08:45:00Z">
              <w:rPr/>
            </w:rPrChange>
          </w:rPr>
          <w:fldChar w:fldCharType="end"/>
        </w:r>
        <w:r w:rsidR="00193DF8" w:rsidRPr="00BC7D51" w:rsidDel="00853581">
          <w:rPr>
            <w:highlight w:val="yellow"/>
            <w:rPrChange w:id="45" w:author="QIUSHI FENG" w:date="2024-04-16T08:45:00Z">
              <w:rPr/>
            </w:rPrChange>
          </w:rPr>
        </w:r>
        <w:r w:rsidR="00193DF8" w:rsidRPr="00BC7D51" w:rsidDel="00853581">
          <w:rPr>
            <w:highlight w:val="yellow"/>
            <w:rPrChange w:id="46" w:author="QIUSHI FENG" w:date="2024-04-16T08:45:00Z">
              <w:rPr/>
            </w:rPrChange>
          </w:rPr>
          <w:fldChar w:fldCharType="separate"/>
        </w:r>
        <w:r w:rsidR="00E21259" w:rsidRPr="00BC7D51" w:rsidDel="00853581">
          <w:rPr>
            <w:noProof/>
            <w:highlight w:val="yellow"/>
            <w:vertAlign w:val="superscript"/>
            <w:rPrChange w:id="47" w:author="QIUSHI FENG" w:date="2024-04-16T08:45:00Z">
              <w:rPr>
                <w:noProof/>
                <w:vertAlign w:val="superscript"/>
              </w:rPr>
            </w:rPrChange>
          </w:rPr>
          <w:delText>16</w:delText>
        </w:r>
        <w:r w:rsidR="00193DF8" w:rsidRPr="00BC7D51" w:rsidDel="00853581">
          <w:rPr>
            <w:highlight w:val="yellow"/>
            <w:rPrChange w:id="48" w:author="QIUSHI FENG" w:date="2024-04-16T08:45:00Z">
              <w:rPr/>
            </w:rPrChange>
          </w:rPr>
          <w:fldChar w:fldCharType="end"/>
        </w:r>
        <w:r w:rsidRPr="00BC7D51" w:rsidDel="00853581">
          <w:rPr>
            <w:highlight w:val="yellow"/>
            <w:rPrChange w:id="49" w:author="QIUSHI FENG" w:date="2024-04-16T08:45:00Z">
              <w:rPr/>
            </w:rPrChange>
          </w:rPr>
          <w:delText xml:space="preserve"> database.</w:delText>
        </w:r>
        <w:r w:rsidR="00743A71" w:rsidRPr="00BC7D51" w:rsidDel="00853581">
          <w:rPr>
            <w:highlight w:val="yellow"/>
            <w:rPrChange w:id="50" w:author="QIUSHI FENG" w:date="2024-04-16T08:45:00Z">
              <w:rPr/>
            </w:rPrChange>
          </w:rPr>
          <w:delText xml:space="preserve"> </w:delText>
        </w:r>
        <w:r w:rsidR="00035D8E" w:rsidRPr="00BC7D51" w:rsidDel="00853581">
          <w:rPr>
            <w:highlight w:val="yellow"/>
            <w:rPrChange w:id="51" w:author="QIUSHI FENG" w:date="2024-04-16T08:45:00Z">
              <w:rPr/>
            </w:rPrChange>
          </w:rPr>
          <w:delText xml:space="preserve">To extract </w:delText>
        </w:r>
        <w:r w:rsidR="008A15EE" w:rsidRPr="00BC7D51" w:rsidDel="00853581">
          <w:rPr>
            <w:highlight w:val="yellow"/>
            <w:rPrChange w:id="52" w:author="QIUSHI FENG" w:date="2024-04-16T08:45:00Z">
              <w:rPr/>
            </w:rPrChange>
          </w:rPr>
          <w:delText xml:space="preserve">structures and permeability from </w:delText>
        </w:r>
        <w:r w:rsidR="00035D8E" w:rsidRPr="00BC7D51" w:rsidDel="00853581">
          <w:rPr>
            <w:highlight w:val="yellow"/>
            <w:rPrChange w:id="53" w:author="QIUSHI FENG" w:date="2024-04-16T08:45:00Z">
              <w:rPr/>
            </w:rPrChange>
          </w:rPr>
          <w:delText>ChEMBL</w:delText>
        </w:r>
        <w:r w:rsidR="003A3B7F" w:rsidRPr="00BC7D51" w:rsidDel="00853581">
          <w:rPr>
            <w:highlight w:val="yellow"/>
            <w:rPrChange w:id="54" w:author="QIUSHI FENG" w:date="2024-04-16T08:45:00Z">
              <w:rPr/>
            </w:rPrChange>
          </w:rPr>
          <w:delText xml:space="preserve"> database</w:delText>
        </w:r>
        <w:r w:rsidR="00035D8E" w:rsidRPr="00BC7D51" w:rsidDel="00853581">
          <w:rPr>
            <w:highlight w:val="yellow"/>
            <w:rPrChange w:id="55" w:author="QIUSHI FENG" w:date="2024-04-16T08:45:00Z">
              <w:rPr/>
            </w:rPrChange>
          </w:rPr>
          <w:delText>,</w:delText>
        </w:r>
        <w:r w:rsidR="008A15EE" w:rsidRPr="00BC7D51" w:rsidDel="00853581">
          <w:rPr>
            <w:highlight w:val="yellow"/>
            <w:rPrChange w:id="56" w:author="QIUSHI FENG" w:date="2024-04-16T08:45:00Z">
              <w:rPr/>
            </w:rPrChange>
          </w:rPr>
          <w:delText xml:space="preserve"> we used a python</w:delText>
        </w:r>
        <w:r w:rsidR="008540CE" w:rsidRPr="00BC7D51" w:rsidDel="00853581">
          <w:rPr>
            <w:highlight w:val="yellow"/>
            <w:rPrChange w:id="57" w:author="QIUSHI FENG" w:date="2024-04-16T08:45:00Z">
              <w:rPr/>
            </w:rPrChange>
          </w:rPr>
          <w:delText xml:space="preserve">-based web resource </w:delText>
        </w:r>
        <w:r w:rsidR="008A15EE" w:rsidRPr="00BC7D51" w:rsidDel="00853581">
          <w:rPr>
            <w:highlight w:val="yellow"/>
            <w:rPrChange w:id="58" w:author="QIUSHI FENG" w:date="2024-04-16T08:45:00Z">
              <w:rPr/>
            </w:rPrChange>
          </w:rPr>
          <w:delText>clien</w:delText>
        </w:r>
        <w:r w:rsidR="002E010C" w:rsidRPr="00BC7D51" w:rsidDel="00853581">
          <w:rPr>
            <w:highlight w:val="yellow"/>
            <w:rPrChange w:id="59" w:author="QIUSHI FENG" w:date="2024-04-16T08:45:00Z">
              <w:rPr/>
            </w:rPrChange>
          </w:rPr>
          <w:delText>t</w:delText>
        </w:r>
        <w:r w:rsidR="00E121C7" w:rsidRPr="00BC7D51" w:rsidDel="00853581">
          <w:rPr>
            <w:highlight w:val="yellow"/>
            <w:rPrChange w:id="60" w:author="QIUSHI FENG" w:date="2024-04-16T08:45:00Z">
              <w:rPr/>
            </w:rPrChange>
          </w:rPr>
          <w:delText>.</w:delText>
        </w:r>
      </w:del>
      <w:r w:rsidR="00AB3514" w:rsidRPr="00BC7D51">
        <w:rPr>
          <w:highlight w:val="yellow"/>
          <w:rPrChange w:id="61" w:author="QIUSHI FENG" w:date="2024-04-16T08:45:00Z">
            <w:rPr/>
          </w:rPrChange>
        </w:rPr>
        <w:t xml:space="preserve"> </w:t>
      </w:r>
      <w:r w:rsidR="00670DEC" w:rsidRPr="00BC7D51">
        <w:rPr>
          <w:rFonts w:cs="Calibri"/>
          <w:color w:val="222222"/>
          <w:highlight w:val="yellow"/>
          <w:shd w:val="clear" w:color="auto" w:fill="FFFFFF"/>
          <w:rPrChange w:id="62" w:author="QIUSHI FENG" w:date="2024-04-16T08:45:00Z">
            <w:rPr>
              <w:rFonts w:cs="Calibri"/>
              <w:color w:val="222222"/>
              <w:shd w:val="clear" w:color="auto" w:fill="FFFFFF"/>
            </w:rPr>
          </w:rPrChange>
        </w:rPr>
        <w:t>T</w:t>
      </w:r>
      <w:r w:rsidR="00670DEC" w:rsidRPr="00853581">
        <w:rPr>
          <w:rFonts w:cs="Calibri"/>
          <w:color w:val="222222"/>
          <w:shd w:val="clear" w:color="auto" w:fill="FFFFFF"/>
        </w:rPr>
        <w:t xml:space="preserve">he </w:t>
      </w:r>
      <w:proofErr w:type="spellStart"/>
      <w:r w:rsidR="00670DEC" w:rsidRPr="00853581">
        <w:rPr>
          <w:rFonts w:cs="Calibri"/>
          <w:color w:val="222222"/>
          <w:shd w:val="clear" w:color="auto" w:fill="FFFFFF"/>
        </w:rPr>
        <w:t>RDKit</w:t>
      </w:r>
      <w:proofErr w:type="spellEnd"/>
      <w:r w:rsidR="00670DEC" w:rsidRPr="00853581">
        <w:rPr>
          <w:rFonts w:cs="Calibri"/>
          <w:color w:val="222222"/>
          <w:shd w:val="clear" w:color="auto" w:fill="FFFFFF"/>
        </w:rPr>
        <w:t xml:space="preserve"> Molecule Substructure module</w:t>
      </w:r>
      <w:r w:rsidR="00045E2C" w:rsidRPr="00853581">
        <w:rPr>
          <w:rFonts w:cs="Calibri"/>
          <w:color w:val="222222"/>
          <w:shd w:val="clear" w:color="auto" w:fill="FFFFFF"/>
        </w:rPr>
        <w:fldChar w:fldCharType="begin"/>
      </w:r>
      <w:r w:rsidR="00045E2C" w:rsidRPr="00853581">
        <w:rPr>
          <w:rFonts w:cs="Calibri"/>
          <w:color w:val="222222"/>
          <w:shd w:val="clear" w:color="auto" w:fill="FFFFFF"/>
        </w:rPr>
        <w:instrText xml:space="preserve"> ADDIN EN.CITE &lt;EndNote&gt;&lt;Cite&gt;&lt;Author&gt;G&lt;/Author&gt;&lt;Year&gt;2010&lt;/Year&gt;&lt;RecNum&gt;16&lt;/RecNum&gt;&lt;DisplayText&gt;&lt;style face="superscript"&gt;17&lt;/style&gt;&lt;/DisplayText&gt;&lt;record&gt;&lt;rec-number&gt;16&lt;/rec-number&gt;&lt;foreign-keys&gt;&lt;key app="EN" db-id="xxdz9d2rnefr5sewxab5tz5darzepa2fw2a9" timestamp="1710234189"&gt;16&lt;/key&gt;&lt;/foreign-keys&gt;&lt;ref-type name="Computer Program"&gt;9&lt;/ref-type&gt;&lt;contributors&gt;&lt;authors&gt;&lt;author&gt;Landrum G&lt;/author&gt;&lt;/authors&gt;&lt;/contributors&gt;&lt;titles&gt;&lt;title&gt;RDKit&lt;/title&gt;&lt;/titles&gt;&lt;dates&gt;&lt;year&gt;2010&lt;/year&gt;&lt;/dates&gt;&lt;urls&gt;&lt;/urls&gt;&lt;electronic-resource-num&gt;https://www.rdkit.org/&lt;/electronic-resource-num&gt;&lt;/record&gt;&lt;/Cite&gt;&lt;/EndNote&gt;</w:instrText>
      </w:r>
      <w:r w:rsidR="00045E2C" w:rsidRPr="00853581">
        <w:rPr>
          <w:rFonts w:cs="Calibri"/>
          <w:color w:val="222222"/>
          <w:shd w:val="clear" w:color="auto" w:fill="FFFFFF"/>
        </w:rPr>
        <w:fldChar w:fldCharType="separate"/>
      </w:r>
      <w:r w:rsidR="00045E2C" w:rsidRPr="00853581">
        <w:rPr>
          <w:rFonts w:cs="Calibri"/>
          <w:noProof/>
          <w:color w:val="222222"/>
          <w:shd w:val="clear" w:color="auto" w:fill="FFFFFF"/>
          <w:vertAlign w:val="superscript"/>
        </w:rPr>
        <w:t>17</w:t>
      </w:r>
      <w:r w:rsidR="00045E2C" w:rsidRPr="00853581">
        <w:rPr>
          <w:rFonts w:cs="Calibri"/>
          <w:color w:val="222222"/>
          <w:shd w:val="clear" w:color="auto" w:fill="FFFFFF"/>
        </w:rPr>
        <w:fldChar w:fldCharType="end"/>
      </w:r>
      <w:r w:rsidR="00670DEC" w:rsidRPr="00853581">
        <w:rPr>
          <w:rFonts w:cs="Calibri"/>
          <w:color w:val="222222"/>
          <w:shd w:val="clear" w:color="auto" w:fill="FFFFFF"/>
        </w:rPr>
        <w:t xml:space="preserve"> was employed to filter macrocycles, defined as a ring with at least 12 heavy atoms. Subse</w:t>
      </w:r>
      <w:r w:rsidR="00670DEC" w:rsidRPr="00670DEC">
        <w:rPr>
          <w:rFonts w:cs="Calibri"/>
          <w:color w:val="222222"/>
          <w:shd w:val="clear" w:color="auto" w:fill="FFFFFF"/>
        </w:rPr>
        <w:t xml:space="preserve">quently, all SMILES and cell permeability data were imported into </w:t>
      </w:r>
      <w:r w:rsidR="00DD2200">
        <w:rPr>
          <w:rFonts w:cs="Calibri"/>
          <w:color w:val="222222"/>
          <w:shd w:val="clear" w:color="auto" w:fill="FFFFFF"/>
        </w:rPr>
        <w:t>M</w:t>
      </w:r>
      <w:r w:rsidR="00670DEC" w:rsidRPr="00670DEC">
        <w:rPr>
          <w:rFonts w:cs="Calibri"/>
          <w:color w:val="222222"/>
          <w:shd w:val="clear" w:color="auto" w:fill="FFFFFF"/>
        </w:rPr>
        <w:t xml:space="preserve">olecular </w:t>
      </w:r>
      <w:r w:rsidR="00DD2200">
        <w:rPr>
          <w:rFonts w:cs="Calibri"/>
          <w:color w:val="222222"/>
          <w:shd w:val="clear" w:color="auto" w:fill="FFFFFF"/>
        </w:rPr>
        <w:t>O</w:t>
      </w:r>
      <w:r w:rsidR="00670DEC" w:rsidRPr="00670DEC">
        <w:rPr>
          <w:rFonts w:cs="Calibri"/>
          <w:color w:val="222222"/>
          <w:shd w:val="clear" w:color="auto" w:fill="FFFFFF"/>
        </w:rPr>
        <w:t xml:space="preserve">perating </w:t>
      </w:r>
      <w:r w:rsidR="00DD2200">
        <w:rPr>
          <w:rFonts w:cs="Calibri"/>
          <w:color w:val="222222"/>
          <w:shd w:val="clear" w:color="auto" w:fill="FFFFFF"/>
        </w:rPr>
        <w:t>E</w:t>
      </w:r>
      <w:r w:rsidR="00670DEC" w:rsidRPr="00670DEC">
        <w:rPr>
          <w:rFonts w:cs="Calibri"/>
          <w:color w:val="222222"/>
          <w:shd w:val="clear" w:color="auto" w:fill="FFFFFF"/>
        </w:rPr>
        <w:t>nvironment</w:t>
      </w:r>
      <w:r w:rsidR="00472C3C">
        <w:rPr>
          <w:rFonts w:cs="Calibri"/>
          <w:color w:val="222222"/>
          <w:shd w:val="clear" w:color="auto" w:fill="FFFFFF"/>
        </w:rPr>
        <w:t xml:space="preserve"> (</w:t>
      </w:r>
      <w:r w:rsidR="00472C3C" w:rsidRPr="00472C3C">
        <w:rPr>
          <w:rFonts w:cs="Calibri"/>
          <w:color w:val="222222"/>
          <w:highlight w:val="yellow"/>
          <w:shd w:val="clear" w:color="auto" w:fill="FFFFFF"/>
        </w:rPr>
        <w:t>MOE version xxx</w:t>
      </w:r>
      <w:r w:rsidR="00670DEC" w:rsidRPr="00670DEC">
        <w:rPr>
          <w:rFonts w:cs="Calibri"/>
          <w:color w:val="222222"/>
          <w:shd w:val="clear" w:color="auto" w:fill="FFFFFF"/>
        </w:rPr>
        <w:t>).</w:t>
      </w:r>
      <w:r w:rsidR="001D3C60">
        <w:rPr>
          <w:rFonts w:cs="Calibri"/>
          <w:color w:val="222222"/>
          <w:shd w:val="clear" w:color="auto" w:fill="FFFFFF"/>
        </w:rPr>
        <w:fldChar w:fldCharType="begin"/>
      </w:r>
      <w:r w:rsidR="001D3C60">
        <w:rPr>
          <w:rFonts w:cs="Calibri"/>
          <w:color w:val="222222"/>
          <w:shd w:val="clear" w:color="auto" w:fill="FFFFFF"/>
        </w:rPr>
        <w:instrText xml:space="preserve"> ADDIN EN.CITE &lt;EndNote&gt;&lt;Cite&gt;&lt;Author&gt;(MOE)&lt;/Author&gt;&lt;Year&gt;2024&lt;/Year&gt;&lt;RecNum&gt;17&lt;/RecNum&gt;&lt;DisplayText&gt;&lt;style face="superscript"&gt;18&lt;/style&gt;&lt;/DisplayText&gt;&lt;record&gt;&lt;rec-number&gt;17&lt;/rec-number&gt;&lt;foreign-keys&gt;&lt;key app="EN" db-id="xxdz9d2rnefr5sewxab5tz5darzepa2fw2a9" timestamp="1710234280"&gt;17&lt;/key&gt;&lt;/foreign-keys&gt;&lt;ref-type name="Computer Program"&gt;9&lt;/ref-type&gt;&lt;contributors&gt;&lt;authors&gt;&lt;author&gt;Molecular Operating Environment (MOE)&lt;/author&gt;&lt;/authors&gt;&lt;/contributors&gt;&lt;titles&gt;&lt;/titles&gt;&lt;dates&gt;&lt;year&gt;2024&lt;/year&gt;&lt;/dates&gt;&lt;publisher&gt;Chemical Computing Group ULC, 910-1010 Sherbrooke St. W., Montreal, QC H3A 2R7, Canada&lt;/publisher&gt;&lt;urls&gt;&lt;/urls&gt;&lt;/record&gt;&lt;/Cite&gt;&lt;/EndNote&gt;</w:instrText>
      </w:r>
      <w:r w:rsidR="001D3C60">
        <w:rPr>
          <w:rFonts w:cs="Calibri"/>
          <w:color w:val="222222"/>
          <w:shd w:val="clear" w:color="auto" w:fill="FFFFFF"/>
        </w:rPr>
        <w:fldChar w:fldCharType="separate"/>
      </w:r>
      <w:r w:rsidR="001D3C60" w:rsidRPr="001D3C60">
        <w:rPr>
          <w:rFonts w:cs="Calibri"/>
          <w:noProof/>
          <w:color w:val="222222"/>
          <w:shd w:val="clear" w:color="auto" w:fill="FFFFFF"/>
          <w:vertAlign w:val="superscript"/>
        </w:rPr>
        <w:t>18</w:t>
      </w:r>
      <w:r w:rsidR="001D3C60">
        <w:rPr>
          <w:rFonts w:cs="Calibri"/>
          <w:color w:val="222222"/>
          <w:shd w:val="clear" w:color="auto" w:fill="FFFFFF"/>
        </w:rPr>
        <w:fldChar w:fldCharType="end"/>
      </w:r>
      <w:r w:rsidR="00670DEC" w:rsidRPr="00670DEC">
        <w:rPr>
          <w:rFonts w:cs="Calibri"/>
          <w:color w:val="222222"/>
          <w:shd w:val="clear" w:color="auto" w:fill="FFFFFF"/>
        </w:rPr>
        <w:t xml:space="preserve"> The dataset underwent curation, involving the removal of mixtures, inorganics, salts, solvent molecules, </w:t>
      </w:r>
      <w:r w:rsidR="003234EC">
        <w:rPr>
          <w:rFonts w:cs="Calibri"/>
          <w:color w:val="222222"/>
          <w:shd w:val="clear" w:color="auto" w:fill="FFFFFF"/>
        </w:rPr>
        <w:t xml:space="preserve">and </w:t>
      </w:r>
      <w:r w:rsidR="00670DEC" w:rsidRPr="00670DEC">
        <w:rPr>
          <w:rFonts w:cs="Calibri"/>
          <w:color w:val="222222"/>
          <w:shd w:val="clear" w:color="auto" w:fill="FFFFFF"/>
        </w:rPr>
        <w:t xml:space="preserve">structural normalization. This resulted in more than </w:t>
      </w:r>
      <w:r w:rsidR="005851B1">
        <w:rPr>
          <w:rFonts w:cs="Calibri"/>
          <w:color w:val="222222"/>
          <w:shd w:val="clear" w:color="auto" w:fill="FFFFFF"/>
        </w:rPr>
        <w:t>4500</w:t>
      </w:r>
      <w:r w:rsidR="00670DEC" w:rsidRPr="00670DEC">
        <w:rPr>
          <w:rFonts w:cs="Calibri"/>
          <w:color w:val="222222"/>
          <w:shd w:val="clear" w:color="auto" w:fill="FFFFFF"/>
        </w:rPr>
        <w:t xml:space="preserve"> diverse </w:t>
      </w:r>
      <w:r w:rsidR="009D41C5">
        <w:rPr>
          <w:rFonts w:cs="Calibri"/>
          <w:color w:val="222222"/>
          <w:shd w:val="clear" w:color="auto" w:fill="FFFFFF"/>
        </w:rPr>
        <w:t xml:space="preserve">and unique </w:t>
      </w:r>
      <w:r w:rsidR="00670DEC" w:rsidRPr="00670DEC">
        <w:rPr>
          <w:rFonts w:cs="Calibri"/>
          <w:color w:val="222222"/>
          <w:shd w:val="clear" w:color="auto" w:fill="FFFFFF"/>
        </w:rPr>
        <w:t>macrocycles.</w:t>
      </w:r>
    </w:p>
    <w:p w14:paraId="45548242" w14:textId="77777777" w:rsidR="00AF46BC" w:rsidRDefault="00593E3A" w:rsidP="003949D1">
      <w:pPr>
        <w:spacing w:before="120" w:after="120" w:line="276" w:lineRule="auto"/>
        <w:rPr>
          <w:rFonts w:cs="Calibri"/>
          <w:b/>
          <w:bCs/>
          <w:color w:val="000000" w:themeColor="text1"/>
          <w:lang w:eastAsia="en-US"/>
        </w:rPr>
      </w:pPr>
      <w:r>
        <w:rPr>
          <w:rFonts w:cs="Calibri"/>
          <w:b/>
          <w:bCs/>
          <w:color w:val="000000" w:themeColor="text1"/>
          <w:lang w:eastAsia="en-US"/>
        </w:rPr>
        <w:t>Quantification of cyclic and non-cyclic peptides</w:t>
      </w:r>
      <w:r w:rsidR="003949D1">
        <w:rPr>
          <w:rFonts w:cs="Calibri"/>
          <w:b/>
          <w:bCs/>
          <w:color w:val="000000" w:themeColor="text1"/>
          <w:lang w:eastAsia="en-US"/>
        </w:rPr>
        <w:t xml:space="preserve"> </w:t>
      </w:r>
    </w:p>
    <w:p w14:paraId="579F09C8" w14:textId="076FAC74" w:rsidR="003949D1" w:rsidRPr="00AF46BC" w:rsidRDefault="003949D1" w:rsidP="008E5CD3">
      <w:pPr>
        <w:spacing w:before="120" w:after="120"/>
        <w:rPr>
          <w:rFonts w:cs="Calibri"/>
          <w:b/>
          <w:bCs/>
          <w:color w:val="000000" w:themeColor="text1"/>
          <w:lang w:eastAsia="en-US"/>
        </w:rPr>
      </w:pPr>
      <w:r w:rsidRPr="003949D1">
        <w:rPr>
          <w:rFonts w:cs="Calibri"/>
          <w:color w:val="000000" w:themeColor="text1"/>
          <w:lang w:eastAsia="en-US"/>
        </w:rPr>
        <w:t>Given the absence of a standardized quantitative definition for macrocycles encompassing both cyclic and non-cyclic peptides, we propose the calculation of the ratio between the total number of backbone amide atoms and the size of the macrocyclic ring. This computation aims to incorporate both amide bonds that constitute the peptide linkage within macrocycles, thereby providing insight into the peptide nature of the macrocycle.</w:t>
      </w:r>
    </w:p>
    <w:p w14:paraId="0B4711E1" w14:textId="73B6F38C" w:rsidR="003949D1" w:rsidRPr="003949D1" w:rsidRDefault="003949D1" w:rsidP="008E5CD3">
      <w:pPr>
        <w:spacing w:before="120" w:after="120"/>
        <w:rPr>
          <w:rFonts w:cs="Calibri"/>
          <w:color w:val="000000" w:themeColor="text1"/>
          <w:lang w:eastAsia="en-US"/>
        </w:rPr>
      </w:pPr>
      <w:r w:rsidRPr="003949D1">
        <w:rPr>
          <w:rFonts w:cs="Calibri"/>
          <w:color w:val="000000" w:themeColor="text1"/>
          <w:lang w:eastAsia="en-US"/>
        </w:rPr>
        <w:t>AR = (</w:t>
      </w:r>
      <w:r w:rsidR="008A74B7">
        <w:rPr>
          <w:rFonts w:cs="Calibri"/>
          <w:color w:val="000000" w:themeColor="text1"/>
          <w:lang w:eastAsia="en-US"/>
        </w:rPr>
        <w:t>3</w:t>
      </w:r>
      <w:r w:rsidRPr="003949D1">
        <w:rPr>
          <w:rFonts w:cs="Calibri"/>
          <w:color w:val="000000" w:themeColor="text1"/>
          <w:lang w:eastAsia="en-US"/>
        </w:rPr>
        <w:t xml:space="preserve"> × FAB) / MR</w:t>
      </w:r>
      <w:r w:rsidR="005E7E45">
        <w:rPr>
          <w:rFonts w:cs="Calibri"/>
          <w:color w:val="000000" w:themeColor="text1"/>
          <w:lang w:eastAsia="en-US"/>
        </w:rPr>
        <w:t>S</w:t>
      </w:r>
      <w:r w:rsidRPr="003949D1">
        <w:rPr>
          <w:rFonts w:cs="Calibri"/>
          <w:color w:val="000000" w:themeColor="text1"/>
          <w:lang w:eastAsia="en-US"/>
        </w:rPr>
        <w:t xml:space="preserve"> </w:t>
      </w:r>
    </w:p>
    <w:p w14:paraId="40859E82" w14:textId="1530455D" w:rsidR="003949D1" w:rsidRPr="00C7483A" w:rsidRDefault="003949D1" w:rsidP="008E5CD3">
      <w:pPr>
        <w:pStyle w:val="a8"/>
        <w:spacing w:before="120" w:beforeAutospacing="0" w:after="120" w:afterAutospacing="0"/>
        <w:rPr>
          <w:rFonts w:cs="Calibri"/>
        </w:rPr>
      </w:pPr>
      <w:r w:rsidRPr="00C7483A">
        <w:rPr>
          <w:rFonts w:cs="Calibri"/>
          <w:color w:val="000000" w:themeColor="text1"/>
          <w:lang w:eastAsia="en-US"/>
        </w:rPr>
        <w:t xml:space="preserve">Where, FAB denotes the total number of amide bonds (inclusive of NH and N-alkylated bonds), each multiplied by </w:t>
      </w:r>
      <w:r w:rsidR="00D37D78" w:rsidRPr="00C7483A">
        <w:rPr>
          <w:rFonts w:cs="Calibri"/>
          <w:color w:val="000000" w:themeColor="text1"/>
          <w:lang w:eastAsia="en-US"/>
        </w:rPr>
        <w:t>three</w:t>
      </w:r>
      <w:r w:rsidRPr="00C7483A">
        <w:rPr>
          <w:rFonts w:cs="Calibri"/>
          <w:color w:val="000000" w:themeColor="text1"/>
          <w:lang w:eastAsia="en-US"/>
        </w:rPr>
        <w:t xml:space="preserve"> to account for the number atoms</w:t>
      </w:r>
      <w:r w:rsidR="00803B5A" w:rsidRPr="00C7483A">
        <w:rPr>
          <w:rFonts w:cs="Calibri"/>
          <w:color w:val="000000" w:themeColor="text1"/>
          <w:lang w:eastAsia="en-US"/>
        </w:rPr>
        <w:t xml:space="preserve"> (-N-C</w:t>
      </w:r>
      <w:r w:rsidR="00803B5A" w:rsidRPr="00A142CF">
        <w:rPr>
          <w:rFonts w:ascii="Symbol" w:hAnsi="Symbol" w:cs="Calibri"/>
          <w:color w:val="000000" w:themeColor="text1"/>
          <w:vertAlign w:val="subscript"/>
          <w:lang w:eastAsia="en-US"/>
        </w:rPr>
        <w:t>a</w:t>
      </w:r>
      <w:r w:rsidR="00803B5A" w:rsidRPr="00C7483A">
        <w:rPr>
          <w:rFonts w:cs="Calibri"/>
          <w:color w:val="000000" w:themeColor="text1"/>
          <w:lang w:eastAsia="en-US"/>
        </w:rPr>
        <w:t>-C-)</w:t>
      </w:r>
      <w:r w:rsidRPr="00C7483A">
        <w:rPr>
          <w:rFonts w:cs="Calibri"/>
          <w:color w:val="000000" w:themeColor="text1"/>
          <w:lang w:eastAsia="en-US"/>
        </w:rPr>
        <w:t xml:space="preserve"> forming each amide bond within the macrocyclic ring. MR</w:t>
      </w:r>
      <w:r w:rsidR="007437C4">
        <w:rPr>
          <w:rFonts w:cs="Calibri"/>
          <w:color w:val="000000" w:themeColor="text1"/>
          <w:lang w:eastAsia="en-US"/>
        </w:rPr>
        <w:t>S</w:t>
      </w:r>
      <w:r w:rsidRPr="00C7483A">
        <w:rPr>
          <w:rFonts w:cs="Calibri"/>
          <w:color w:val="000000" w:themeColor="text1"/>
          <w:lang w:eastAsia="en-US"/>
        </w:rPr>
        <w:t xml:space="preserve"> represents the total number of atoms in the macrocyclic ring. </w:t>
      </w:r>
      <w:r w:rsidR="007437C4">
        <w:rPr>
          <w:rFonts w:cs="Calibri"/>
        </w:rPr>
        <w:t>AR</w:t>
      </w:r>
      <w:r w:rsidRPr="00C7483A">
        <w:rPr>
          <w:rFonts w:cs="Calibri"/>
        </w:rPr>
        <w:t xml:space="preserve"> returns a value between 0 and 1, a value of 0 represents a non-</w:t>
      </w:r>
      <w:r w:rsidR="00DA5E37" w:rsidRPr="00C7483A">
        <w:rPr>
          <w:rFonts w:cs="Calibri"/>
        </w:rPr>
        <w:t>peptide</w:t>
      </w:r>
      <w:r w:rsidRPr="00C7483A">
        <w:rPr>
          <w:rFonts w:cs="Calibri"/>
        </w:rPr>
        <w:t xml:space="preserve"> macrocycle, and 1 represent cyclic peptide.</w:t>
      </w:r>
      <w:r w:rsidR="00D44969" w:rsidRPr="00C7483A">
        <w:rPr>
          <w:rFonts w:cs="Calibri"/>
        </w:rPr>
        <w:t xml:space="preserve"> </w:t>
      </w:r>
      <w:r w:rsidR="00D44969" w:rsidRPr="00C7483A">
        <w:rPr>
          <w:rFonts w:cs="Calibri"/>
          <w:lang w:val="en-US"/>
        </w:rPr>
        <w:t>CycPeptMPDB</w:t>
      </w:r>
      <w:r w:rsidR="00F90174">
        <w:rPr>
          <w:rFonts w:cs="Calibri"/>
          <w:lang w:val="en-US"/>
        </w:rPr>
        <w:fldChar w:fldCharType="begin"/>
      </w:r>
      <w:r w:rsidR="00F90174">
        <w:rPr>
          <w:rFonts w:cs="Calibri"/>
          <w:lang w:val="en-US"/>
        </w:rPr>
        <w:instrText xml:space="preserve"> ADDIN EN.CITE &lt;EndNote&gt;&lt;Cite&gt;&lt;Author&gt;Li&lt;/Author&gt;&lt;Year&gt;2023&lt;/Year&gt;&lt;RecNum&gt;12&lt;/RecNum&gt;&lt;DisplayText&gt;&lt;style face="superscript"&gt;14&lt;/style&gt;&lt;/DisplayText&gt;&lt;record&gt;&lt;rec-number&gt;12&lt;/rec-number&gt;&lt;foreign-keys&gt;&lt;key app="EN" db-id="xxdz9d2rnefr5sewxab5tz5darzepa2fw2a9" timestamp="1710165204"&gt;12&lt;/key&gt;&lt;/foreign-keys&gt;&lt;ref-type name="Journal Article"&gt;17&lt;/ref-type&gt;&lt;contributors&gt;&lt;authors&gt;&lt;author&gt;Li, J.&lt;/author&gt;&lt;author&gt;Yanagisawa, K.&lt;/author&gt;&lt;author&gt;Sugita, M.&lt;/author&gt;&lt;author&gt;Fujie, T.&lt;/author&gt;&lt;author&gt;Ohue, M.&lt;/author&gt;&lt;author&gt;Akiyama, Y.&lt;/author&gt;&lt;/authors&gt;&lt;/contributors&gt;&lt;auth-address&gt;Department of Computer Science, School of Computing, Tokyo Institute of Technology, Meguro-ku, Tokyo 152-8550, Japan.&amp;#xD;Middle-Molecule IT-based Drug Discovery Laboratory (MIDL), Tokyo Institute of Technology, Meguro-ku, Tokyo 152-8550, Japan.&lt;/auth-address&gt;&lt;titles&gt;&lt;title&gt;CycPeptMPDB: A Comprehensive Database of Membrane Permeability of Cyclic Peptides&lt;/title&gt;&lt;secondary-title&gt;J Chem Inf Model&lt;/secondary-title&gt;&lt;/titles&gt;&lt;periodical&gt;&lt;full-title&gt;J Chem Inf Model&lt;/full-title&gt;&lt;/periodical&gt;&lt;pages&gt;2240-2250&lt;/pages&gt;&lt;volume&gt;63&lt;/volume&gt;&lt;number&gt;7&lt;/number&gt;&lt;edition&gt;20230317&lt;/edition&gt;&lt;keywords&gt;&lt;keyword&gt;*Peptides, Cyclic/chemistry&lt;/keyword&gt;&lt;keyword&gt;*Peptides/chemistry&lt;/keyword&gt;&lt;keyword&gt;Drug Design&lt;/keyword&gt;&lt;keyword&gt;Drug Discovery/methods&lt;/keyword&gt;&lt;keyword&gt;Permeability&lt;/keyword&gt;&lt;keyword&gt;Cell Membrane Permeability&lt;/keyword&gt;&lt;/keywords&gt;&lt;dates&gt;&lt;year&gt;2023&lt;/year&gt;&lt;pub-dates&gt;&lt;date&gt;Apr 10&lt;/date&gt;&lt;/pub-dates&gt;&lt;/dates&gt;&lt;isbn&gt;1549-960X (Electronic)&amp;#xD;1549-9596 (Print)&amp;#xD;1549-9596 (Linking)&lt;/isbn&gt;&lt;accession-num&gt;36930969&lt;/accession-num&gt;&lt;urls&gt;&lt;related-urls&gt;&lt;url&gt;https://www.ncbi.nlm.nih.gov/pubmed/36930969&lt;/url&gt;&lt;/related-urls&gt;&lt;/urls&gt;&lt;custom1&gt;The authors declare no competing financial interest.&lt;/custom1&gt;&lt;custom2&gt;PMC10091415&lt;/custom2&gt;&lt;electronic-resource-num&gt;10.1021/acs.jcim.2c01573&lt;/electronic-resource-num&gt;&lt;remote-database-name&gt;Medline&lt;/remote-database-name&gt;&lt;remote-database-provider&gt;NLM&lt;/remote-database-provider&gt;&lt;/record&gt;&lt;/Cite&gt;&lt;/EndNote&gt;</w:instrText>
      </w:r>
      <w:r w:rsidR="00F90174">
        <w:rPr>
          <w:rFonts w:cs="Calibri"/>
          <w:lang w:val="en-US"/>
        </w:rPr>
        <w:fldChar w:fldCharType="separate"/>
      </w:r>
      <w:r w:rsidR="00F90174" w:rsidRPr="00F90174">
        <w:rPr>
          <w:rFonts w:cs="Calibri"/>
          <w:noProof/>
          <w:vertAlign w:val="superscript"/>
          <w:lang w:val="en-US"/>
        </w:rPr>
        <w:t>14</w:t>
      </w:r>
      <w:r w:rsidR="00F90174">
        <w:rPr>
          <w:rFonts w:cs="Calibri"/>
          <w:lang w:val="en-US"/>
        </w:rPr>
        <w:fldChar w:fldCharType="end"/>
      </w:r>
      <w:r w:rsidR="00D44969" w:rsidRPr="00C7483A">
        <w:rPr>
          <w:rFonts w:cs="Calibri"/>
          <w:lang w:val="en-US"/>
        </w:rPr>
        <w:t xml:space="preserve"> </w:t>
      </w:r>
      <w:r w:rsidR="00797F8A" w:rsidRPr="00C7483A">
        <w:rPr>
          <w:rFonts w:cs="Calibri"/>
          <w:lang w:val="en-US"/>
        </w:rPr>
        <w:t>represented</w:t>
      </w:r>
      <w:r w:rsidR="00D44969" w:rsidRPr="00C7483A">
        <w:rPr>
          <w:rFonts w:cs="Calibri"/>
          <w:lang w:val="en-US"/>
        </w:rPr>
        <w:t xml:space="preserve"> as </w:t>
      </w:r>
      <w:r w:rsidR="00797F8A" w:rsidRPr="00C7483A">
        <w:rPr>
          <w:rFonts w:cs="Calibri"/>
          <w:lang w:val="en-US"/>
        </w:rPr>
        <w:t>a peptide dataset</w:t>
      </w:r>
      <w:r w:rsidR="00AF3F06" w:rsidRPr="00C7483A">
        <w:rPr>
          <w:rFonts w:cs="Calibri"/>
          <w:lang w:val="en-US"/>
        </w:rPr>
        <w:t>. N</w:t>
      </w:r>
      <w:r w:rsidR="00027087" w:rsidRPr="00C7483A">
        <w:rPr>
          <w:rFonts w:cs="Calibri"/>
          <w:lang w:val="en-US"/>
        </w:rPr>
        <w:t>on</w:t>
      </w:r>
      <w:r w:rsidR="00AF3F06" w:rsidRPr="00C7483A">
        <w:rPr>
          <w:rFonts w:cs="Calibri"/>
          <w:lang w:val="en-US"/>
        </w:rPr>
        <w:t>-</w:t>
      </w:r>
      <w:r w:rsidR="00027087" w:rsidRPr="00C7483A">
        <w:rPr>
          <w:rFonts w:cs="Calibri"/>
          <w:lang w:val="en-US"/>
        </w:rPr>
        <w:t xml:space="preserve">peptide </w:t>
      </w:r>
      <w:r w:rsidR="00027087" w:rsidRPr="00C7483A">
        <w:rPr>
          <w:rFonts w:cs="Calibri"/>
          <w:lang w:val="en-US"/>
        </w:rPr>
        <w:lastRenderedPageBreak/>
        <w:t>macrocycles</w:t>
      </w:r>
      <w:r w:rsidR="00AF3F06" w:rsidRPr="00C7483A">
        <w:rPr>
          <w:rFonts w:cs="Calibri"/>
          <w:lang w:val="en-US"/>
        </w:rPr>
        <w:t xml:space="preserve"> were </w:t>
      </w:r>
      <w:r w:rsidR="00027087" w:rsidRPr="00C7483A">
        <w:rPr>
          <w:rFonts w:cs="Calibri"/>
          <w:lang w:val="en-US"/>
        </w:rPr>
        <w:t xml:space="preserve">collected from </w:t>
      </w:r>
      <w:r w:rsidR="002938CA">
        <w:rPr>
          <w:rFonts w:cs="Calibri"/>
          <w:lang w:val="en-US"/>
        </w:rPr>
        <w:t xml:space="preserve">various </w:t>
      </w:r>
      <w:r w:rsidR="00770823" w:rsidRPr="00C7483A">
        <w:rPr>
          <w:rFonts w:cs="Calibri"/>
          <w:lang w:val="en-US"/>
        </w:rPr>
        <w:t>publication</w:t>
      </w:r>
      <w:r w:rsidR="002938CA">
        <w:rPr>
          <w:rFonts w:cs="Calibri"/>
          <w:lang w:val="en-US"/>
        </w:rPr>
        <w:t>s</w:t>
      </w:r>
      <w:r w:rsidR="00391DB2">
        <w:rPr>
          <w:rFonts w:cs="Calibri"/>
          <w:lang w:val="en-US"/>
        </w:rPr>
        <w:t xml:space="preserve"> </w:t>
      </w:r>
      <w:r w:rsidR="000772C3" w:rsidRPr="00C7483A">
        <w:rPr>
          <w:rFonts w:cs="Calibri"/>
          <w:lang w:val="en-US"/>
        </w:rPr>
        <w:fldChar w:fldCharType="begin">
          <w:fldData xml:space="preserve">PEVuZE5vdGU+PENpdGU+PEF1dGhvcj5PdmVyPC9BdXRob3I+PFllYXI+MjAxNjwvWWVhcj48UmVj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</w:fldData>
        </w:fldChar>
      </w:r>
      <w:r w:rsidR="00391DB2">
        <w:rPr>
          <w:rFonts w:cs="Calibri"/>
          <w:lang w:val="en-US"/>
        </w:rPr>
        <w:instrText xml:space="preserve"> ADDIN EN.CITE </w:instrText>
      </w:r>
      <w:r w:rsidR="00391DB2">
        <w:rPr>
          <w:rFonts w:cs="Calibri"/>
          <w:lang w:val="en-US"/>
        </w:rPr>
        <w:fldChar w:fldCharType="begin">
          <w:fldData xml:space="preserve">PEVuZE5vdGU+PENpdGU+PEF1dGhvcj5PdmVyPC9BdXRob3I+PFllYXI+MjAxNjwvWWVhcj48UmVj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</w:fldData>
        </w:fldChar>
      </w:r>
      <w:r w:rsidR="00391DB2">
        <w:rPr>
          <w:rFonts w:cs="Calibri"/>
          <w:lang w:val="en-US"/>
        </w:rPr>
        <w:instrText xml:space="preserve"> ADDIN EN.CITE.DATA </w:instrText>
      </w:r>
      <w:r w:rsidR="00391DB2">
        <w:rPr>
          <w:rFonts w:cs="Calibri"/>
          <w:lang w:val="en-US"/>
        </w:rPr>
      </w:r>
      <w:r w:rsidR="00391DB2">
        <w:rPr>
          <w:rFonts w:cs="Calibri"/>
          <w:lang w:val="en-US"/>
        </w:rPr>
        <w:fldChar w:fldCharType="end"/>
      </w:r>
      <w:r w:rsidR="000772C3" w:rsidRPr="00C7483A">
        <w:rPr>
          <w:rFonts w:cs="Calibri"/>
          <w:lang w:val="en-US"/>
        </w:rPr>
      </w:r>
      <w:r w:rsidR="000772C3" w:rsidRPr="00C7483A">
        <w:rPr>
          <w:rFonts w:cs="Calibri"/>
          <w:lang w:val="en-US"/>
        </w:rPr>
        <w:fldChar w:fldCharType="separate"/>
      </w:r>
      <w:r w:rsidR="00391DB2" w:rsidRPr="00391DB2">
        <w:rPr>
          <w:rFonts w:cs="Calibri"/>
          <w:noProof/>
          <w:vertAlign w:val="superscript"/>
          <w:lang w:val="en-US"/>
        </w:rPr>
        <w:t>6,8,19</w:t>
      </w:r>
      <w:r w:rsidR="000772C3" w:rsidRPr="00C7483A">
        <w:rPr>
          <w:rFonts w:cs="Calibri"/>
          <w:lang w:val="en-US"/>
        </w:rPr>
        <w:fldChar w:fldCharType="end"/>
      </w:r>
      <w:r w:rsidR="00AF3F06" w:rsidRPr="00C7483A">
        <w:rPr>
          <w:rFonts w:cs="Calibri"/>
          <w:lang w:val="en-US"/>
        </w:rPr>
        <w:t>.</w:t>
      </w:r>
      <w:r w:rsidR="00770823" w:rsidRPr="00C7483A">
        <w:rPr>
          <w:rFonts w:cs="Calibri"/>
          <w:lang w:val="en-US"/>
        </w:rPr>
        <w:t xml:space="preserve"> </w:t>
      </w:r>
      <w:r w:rsidR="00192557" w:rsidRPr="00616590">
        <w:rPr>
          <w:rFonts w:cs="Calibri"/>
          <w:lang w:val="en-US"/>
        </w:rPr>
        <w:t>P</w:t>
      </w:r>
      <w:r w:rsidR="0063007F" w:rsidRPr="00616590">
        <w:rPr>
          <w:rFonts w:cs="Calibri"/>
          <w:lang w:val="en-US"/>
        </w:rPr>
        <w:t xml:space="preserve">ublications that specially refer </w:t>
      </w:r>
      <w:r w:rsidR="00515A7F" w:rsidRPr="00616590">
        <w:rPr>
          <w:rFonts w:cs="Calibri"/>
          <w:lang w:val="en-US"/>
        </w:rPr>
        <w:t xml:space="preserve">themselves </w:t>
      </w:r>
      <w:r w:rsidR="0063007F" w:rsidRPr="00616590">
        <w:rPr>
          <w:rFonts w:cs="Calibri"/>
          <w:lang w:val="en-US"/>
        </w:rPr>
        <w:t>as semi-peptides were included as semi-peptide class.</w:t>
      </w:r>
      <w:r w:rsidR="00A04CFE" w:rsidRPr="00616590">
        <w:rPr>
          <w:rFonts w:cs="Calibri"/>
          <w:lang w:val="en-US"/>
        </w:rPr>
        <w:fldChar w:fldCharType="begin">
          <w:fldData xml:space="preserve">PEVuZE5vdGU+PENpdGU+PEF1dGhvcj5MZSBSb3V4PC9BdXRob3I+PFllYXI+MjAyMDwvWWVhcj48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=
</w:fldData>
        </w:fldChar>
      </w:r>
      <w:r w:rsidR="00DD3D6D" w:rsidRPr="00616590">
        <w:rPr>
          <w:rFonts w:cs="Calibri"/>
          <w:lang w:val="en-US"/>
        </w:rPr>
        <w:instrText xml:space="preserve"> ADDIN EN.CITE </w:instrText>
      </w:r>
      <w:r w:rsidR="00DD3D6D" w:rsidRPr="00616590">
        <w:rPr>
          <w:rFonts w:cs="Calibri"/>
          <w:lang w:val="en-US"/>
        </w:rPr>
        <w:fldChar w:fldCharType="begin">
          <w:fldData xml:space="preserve">PEVuZE5vdGU+PENpdGU+PEF1dGhvcj5MZSBSb3V4PC9BdXRob3I+PFllYXI+MjAyMDwvWWVhcj48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=
</w:fldData>
        </w:fldChar>
      </w:r>
      <w:r w:rsidR="00DD3D6D" w:rsidRPr="00616590">
        <w:rPr>
          <w:rFonts w:cs="Calibri"/>
          <w:lang w:val="en-US"/>
        </w:rPr>
        <w:instrText xml:space="preserve"> ADDIN EN.CITE.DATA </w:instrText>
      </w:r>
      <w:r w:rsidR="00DD3D6D" w:rsidRPr="00616590">
        <w:rPr>
          <w:rFonts w:cs="Calibri"/>
          <w:lang w:val="en-US"/>
        </w:rPr>
      </w:r>
      <w:r w:rsidR="00DD3D6D" w:rsidRPr="00616590">
        <w:rPr>
          <w:rFonts w:cs="Calibri"/>
          <w:lang w:val="en-US"/>
        </w:rPr>
        <w:fldChar w:fldCharType="end"/>
      </w:r>
      <w:r w:rsidR="00A04CFE" w:rsidRPr="00616590">
        <w:rPr>
          <w:rFonts w:cs="Calibri"/>
          <w:lang w:val="en-US"/>
        </w:rPr>
      </w:r>
      <w:r w:rsidR="00A04CFE" w:rsidRPr="00616590">
        <w:rPr>
          <w:rFonts w:cs="Calibri"/>
          <w:lang w:val="en-US"/>
        </w:rPr>
        <w:fldChar w:fldCharType="separate"/>
      </w:r>
      <w:r w:rsidR="00DD3D6D" w:rsidRPr="00616590">
        <w:rPr>
          <w:rFonts w:cs="Calibri"/>
          <w:noProof/>
          <w:vertAlign w:val="superscript"/>
          <w:lang w:val="en-US"/>
        </w:rPr>
        <w:t>20-22</w:t>
      </w:r>
      <w:r w:rsidR="00A04CFE" w:rsidRPr="00616590">
        <w:rPr>
          <w:rFonts w:cs="Calibri"/>
          <w:lang w:val="en-US"/>
        </w:rPr>
        <w:fldChar w:fldCharType="end"/>
      </w:r>
    </w:p>
    <w:p w14:paraId="4CB5858D" w14:textId="30A2B1AE" w:rsidR="00EA1DB2" w:rsidRPr="00487E74" w:rsidRDefault="009E5735" w:rsidP="00487E74">
      <w:pPr>
        <w:pStyle w:val="a8"/>
        <w:rPr>
          <w:b/>
          <w:bCs/>
        </w:rPr>
      </w:pPr>
      <w:r w:rsidRPr="009E5735">
        <w:rPr>
          <w:b/>
          <w:bCs/>
        </w:rPr>
        <w:t>Webserver implementation</w:t>
      </w:r>
    </w:p>
    <w:p w14:paraId="6539DDCC" w14:textId="2B700772" w:rsidR="004D7B7D" w:rsidRDefault="00EA1DB2" w:rsidP="004D7B7D">
      <w:pPr>
        <w:rPr>
          <w:rFonts w:cs="Calibri"/>
        </w:rPr>
      </w:pPr>
      <w:r w:rsidRPr="009C4ACB">
        <w:rPr>
          <w:rFonts w:cs="Calibri"/>
        </w:rPr>
        <w:t xml:space="preserve">The web server implemented in this study was built upon the Django web framework (version 3.2.23). The development of the web interface involved the use of standard web technologies, including HTML5, CSS, and JavaScript, with all data within the web server stored and managed using SQLite, a lightweight and efficient relational database management system. For molecule visualization, </w:t>
      </w:r>
      <w:proofErr w:type="spellStart"/>
      <w:r w:rsidRPr="009C4ACB">
        <w:rPr>
          <w:rFonts w:cs="Calibri"/>
        </w:rPr>
        <w:t>RDKit</w:t>
      </w:r>
      <w:proofErr w:type="spellEnd"/>
      <w:r w:rsidRPr="009C4ACB">
        <w:rPr>
          <w:rFonts w:cs="Calibri"/>
        </w:rPr>
        <w:t xml:space="preserve"> (version </w:t>
      </w:r>
      <w:r w:rsidR="000976A7" w:rsidRPr="009C4ACB">
        <w:rPr>
          <w:rFonts w:cs="Calibri"/>
        </w:rPr>
        <w:t>20</w:t>
      </w:r>
      <w:r w:rsidR="00C42B2B" w:rsidRPr="009C4ACB">
        <w:rPr>
          <w:rFonts w:cs="Calibri"/>
        </w:rPr>
        <w:t>23.9.5</w:t>
      </w:r>
      <w:r w:rsidRPr="009C4ACB">
        <w:rPr>
          <w:rFonts w:cs="Calibri"/>
        </w:rPr>
        <w:t>)</w:t>
      </w:r>
      <w:r w:rsidR="00487E74" w:rsidRPr="009C4ACB">
        <w:rPr>
          <w:rFonts w:cs="Calibri"/>
          <w:color w:val="000000" w:themeColor="text1"/>
        </w:rPr>
        <w:t xml:space="preserve"> </w:t>
      </w:r>
      <w:r w:rsidR="00487E74" w:rsidRPr="009C4ACB">
        <w:rPr>
          <w:rFonts w:cs="Calibri"/>
          <w:color w:val="000000" w:themeColor="text1"/>
        </w:rPr>
        <w:fldChar w:fldCharType="begin"/>
      </w:r>
      <w:r w:rsidR="00487E74" w:rsidRPr="009C4ACB">
        <w:rPr>
          <w:rFonts w:cs="Calibri"/>
          <w:color w:val="000000" w:themeColor="text1"/>
        </w:rPr>
        <w:instrText xml:space="preserve"> ADDIN EN.CITE &lt;EndNote&gt;&lt;Cite&gt;&lt;Author&gt;https://www.rdkit.org&lt;/Author&gt;&lt;RecNum&gt;28&lt;/RecNum&gt;&lt;DisplayText&gt;&lt;style face="superscript"&gt;23&lt;/style&gt;&lt;/DisplayText&gt;&lt;record&gt;&lt;rec-number&gt;28&lt;/rec-number&gt;&lt;foreign-keys&gt;&lt;key app="EN" db-id="xxdz9d2rnefr5sewxab5tz5darzepa2fw2a9" timestamp="1710770307"&gt;28&lt;/key&gt;&lt;/foreign-keys&gt;&lt;ref-type name="Web Page"&gt;12&lt;/ref-type&gt;&lt;contributors&gt;&lt;authors&gt;&lt;author&gt;RDKit: Open-source cheminformatics. https://www.rdkit.org&lt;/author&gt;&lt;/authors&gt;&lt;/contributors&gt;&lt;titles&gt;&lt;/titles&gt;&lt;dates&gt;&lt;/dates&gt;&lt;urls&gt;&lt;/urls&gt;&lt;/record&gt;&lt;/Cite&gt;&lt;/EndNote&gt;</w:instrText>
      </w:r>
      <w:r w:rsidR="00487E74" w:rsidRPr="009C4ACB">
        <w:rPr>
          <w:rFonts w:cs="Calibri"/>
          <w:color w:val="000000" w:themeColor="text1"/>
        </w:rPr>
        <w:fldChar w:fldCharType="separate"/>
      </w:r>
      <w:r w:rsidR="00487E74" w:rsidRPr="009C4ACB">
        <w:rPr>
          <w:rFonts w:cs="Calibri"/>
          <w:noProof/>
          <w:color w:val="000000" w:themeColor="text1"/>
          <w:vertAlign w:val="superscript"/>
        </w:rPr>
        <w:t>23</w:t>
      </w:r>
      <w:r w:rsidR="00487E74" w:rsidRPr="009C4ACB">
        <w:rPr>
          <w:rFonts w:cs="Calibri"/>
          <w:color w:val="000000" w:themeColor="text1"/>
        </w:rPr>
        <w:fldChar w:fldCharType="end"/>
      </w:r>
      <w:r w:rsidR="00C42B2B" w:rsidRPr="009C4ACB">
        <w:rPr>
          <w:rFonts w:cs="Calibri"/>
          <w:color w:val="000000" w:themeColor="text1"/>
        </w:rPr>
        <w:t xml:space="preserve"> </w:t>
      </w:r>
      <w:r w:rsidRPr="009C4ACB">
        <w:rPr>
          <w:rFonts w:cs="Calibri"/>
        </w:rPr>
        <w:t xml:space="preserve">was employed. Specifically, </w:t>
      </w:r>
      <w:proofErr w:type="spellStart"/>
      <w:r w:rsidRPr="009C4ACB">
        <w:rPr>
          <w:rFonts w:cs="Calibri"/>
        </w:rPr>
        <w:t>RDKit</w:t>
      </w:r>
      <w:proofErr w:type="spellEnd"/>
      <w:r w:rsidRPr="009C4ACB">
        <w:rPr>
          <w:rFonts w:cs="Calibri"/>
        </w:rPr>
        <w:t xml:space="preserve"> was used to generate 2D images of molecules</w:t>
      </w:r>
      <w:r w:rsidR="00E64A41" w:rsidRPr="009C4ACB">
        <w:rPr>
          <w:rFonts w:cs="Calibri"/>
        </w:rPr>
        <w:fldChar w:fldCharType="begin"/>
      </w:r>
      <w:r w:rsidR="00E64A41" w:rsidRPr="009C4ACB">
        <w:rPr>
          <w:rFonts w:cs="Calibri"/>
        </w:rPr>
        <w:instrText xml:space="preserve"> ADDIN EN.CITE &lt;EndNote&gt;&lt;Cite&gt;&lt;Author&gt;Scalfani&lt;/Author&gt;&lt;Year&gt;2022&lt;/Year&gt;&lt;RecNum&gt;30&lt;/RecNum&gt;&lt;DisplayText&gt;&lt;style face="superscript"&gt;24&lt;/style&gt;&lt;/DisplayText&gt;&lt;record&gt;&lt;rec-number&gt;30&lt;/rec-number&gt;&lt;foreign-keys&gt;&lt;key app="EN" db-id="xxdz9d2rnefr5sewxab5tz5darzepa2fw2a9" timestamp="1710770894"&gt;30&lt;/key&gt;&lt;/foreign-keys&gt;&lt;ref-type name="Journal Article"&gt;17&lt;/ref-type&gt;&lt;contributors&gt;&lt;authors&gt;&lt;author&gt;Scalfani, V. F.&lt;/author&gt;&lt;author&gt;Patel, V. D.&lt;/author&gt;&lt;author&gt;Fernandez, A. M.&lt;/author&gt;&lt;/authors&gt;&lt;/contributors&gt;&lt;auth-address&gt;University Libraries, Rodgers Library for Science and Engineering, The University of Alabama, Tuscaloosa, AL, 35487, USA. vfscalfani@ua.edu.&amp;#xD;University Libraries, Rodgers Library for Science and Engineering, The University of Alabama, Tuscaloosa, AL, 35487, USA.&lt;/auth-address&gt;&lt;titles&gt;&lt;title&gt;Visualizing chemical space networks with RDKit and NetworkX&lt;/title&gt;&lt;secondary-title&gt;J Cheminform&lt;/secondary-title&gt;&lt;/titles&gt;&lt;periodical&gt;&lt;full-title&gt;J Cheminform&lt;/full-title&gt;&lt;/periodical&gt;&lt;pages&gt;87&lt;/pages&gt;&lt;volume&gt;14&lt;/volume&gt;&lt;number&gt;1&lt;/number&gt;&lt;edition&gt;20221228&lt;/edition&gt;&lt;keywords&gt;&lt;keyword&gt;Csn&lt;/keyword&gt;&lt;keyword&gt;Chemical similarity network&lt;/keyword&gt;&lt;keyword&gt;Chemical space network&lt;/keyword&gt;&lt;keyword&gt;Maximum common substructure&lt;/keyword&gt;&lt;keyword&gt;Molecular similarity&lt;/keyword&gt;&lt;keyword&gt;NetworkX&lt;/keyword&gt;&lt;keyword&gt;RDKit&lt;/keyword&gt;&lt;/keywords&gt;&lt;dates&gt;&lt;year&gt;2022&lt;/year&gt;&lt;pub-dates&gt;&lt;date&gt;Dec 28&lt;/date&gt;&lt;/pub-dates&gt;&lt;/dates&gt;&lt;isbn&gt;1758-2946 (Print)&amp;#xD;1758-2946 (Electronic)&amp;#xD;1758-2946 (Linking)&lt;/isbn&gt;&lt;accession-num&gt;36578091&lt;/accession-num&gt;&lt;urls&gt;&lt;related-urls&gt;&lt;url&gt;https://www.ncbi.nlm.nih.gov/pubmed/36578091&lt;/url&gt;&lt;/related-urls&gt;&lt;/urls&gt;&lt;custom1&gt;The authors declare they have no competing interests.&lt;/custom1&gt;&lt;custom2&gt;PMC9798653&lt;/custom2&gt;&lt;electronic-resource-num&gt;10.1186/s13321-022-00664-x&lt;/electronic-resource-num&gt;&lt;remote-database-name&gt;PubMed-not-MEDLINE&lt;/remote-database-name&gt;&lt;remote-database-provider&gt;NLM&lt;/remote-database-provider&gt;&lt;/record&gt;&lt;/Cite&gt;&lt;/EndNote&gt;</w:instrText>
      </w:r>
      <w:r w:rsidR="00E64A41" w:rsidRPr="009C4ACB">
        <w:rPr>
          <w:rFonts w:cs="Calibri"/>
        </w:rPr>
        <w:fldChar w:fldCharType="separate"/>
      </w:r>
      <w:r w:rsidR="00E64A41" w:rsidRPr="009C4ACB">
        <w:rPr>
          <w:rFonts w:cs="Calibri"/>
          <w:noProof/>
          <w:vertAlign w:val="superscript"/>
        </w:rPr>
        <w:t>24</w:t>
      </w:r>
      <w:r w:rsidR="00E64A41" w:rsidRPr="009C4ACB">
        <w:rPr>
          <w:rFonts w:cs="Calibri"/>
        </w:rPr>
        <w:fldChar w:fldCharType="end"/>
      </w:r>
      <w:r w:rsidRPr="009C4ACB">
        <w:rPr>
          <w:rFonts w:cs="Calibri"/>
        </w:rPr>
        <w:t xml:space="preserve"> and convert SMILES into</w:t>
      </w:r>
      <w:commentRangeStart w:id="63"/>
      <w:r w:rsidRPr="009C4ACB">
        <w:rPr>
          <w:rFonts w:cs="Calibri"/>
        </w:rPr>
        <w:t xml:space="preserve"> </w:t>
      </w:r>
      <w:ins w:id="64" w:author="QIUSHI FENG" w:date="2024-04-16T11:14:00Z">
        <w:r w:rsidR="00E90F28">
          <w:rPr>
            <w:rFonts w:cs="Calibri"/>
          </w:rPr>
          <w:t xml:space="preserve">PNG image and </w:t>
        </w:r>
      </w:ins>
      <w:r w:rsidRPr="009C4ACB">
        <w:rPr>
          <w:rFonts w:cs="Calibri"/>
        </w:rPr>
        <w:t>SDF</w:t>
      </w:r>
      <w:ins w:id="65" w:author="QIUSHI FENG" w:date="2024-04-16T11:14:00Z">
        <w:r w:rsidR="00E90F28">
          <w:rPr>
            <w:rFonts w:cs="Calibri"/>
          </w:rPr>
          <w:t xml:space="preserve"> </w:t>
        </w:r>
        <w:r w:rsidR="009C5488">
          <w:rPr>
            <w:rFonts w:cs="Calibri"/>
          </w:rPr>
          <w:t>files</w:t>
        </w:r>
      </w:ins>
      <w:r w:rsidRPr="009C4ACB">
        <w:rPr>
          <w:rFonts w:cs="Calibri"/>
        </w:rPr>
        <w:t xml:space="preserve"> </w:t>
      </w:r>
      <w:commentRangeEnd w:id="63"/>
      <w:r w:rsidR="00B368F9">
        <w:rPr>
          <w:rStyle w:val="a3"/>
        </w:rPr>
        <w:commentReference w:id="63"/>
      </w:r>
      <w:r w:rsidRPr="009C4ACB">
        <w:rPr>
          <w:rFonts w:cs="Calibri"/>
        </w:rPr>
        <w:t xml:space="preserve">within the web interface. To support online data visualization, </w:t>
      </w:r>
      <w:proofErr w:type="spellStart"/>
      <w:r w:rsidRPr="009C4ACB">
        <w:rPr>
          <w:rFonts w:cs="Calibri"/>
        </w:rPr>
        <w:t>ECharts</w:t>
      </w:r>
      <w:proofErr w:type="spellEnd"/>
      <w:r w:rsidRPr="009C4ACB">
        <w:rPr>
          <w:rFonts w:cs="Calibri"/>
        </w:rPr>
        <w:t xml:space="preserve"> </w:t>
      </w:r>
      <w:r w:rsidR="000C4829" w:rsidRPr="009C4ACB">
        <w:rPr>
          <w:rFonts w:cs="Calibri"/>
        </w:rPr>
        <w:t>(version v5</w:t>
      </w:r>
      <w:r w:rsidRPr="009C4ACB">
        <w:rPr>
          <w:rFonts w:cs="Calibri"/>
        </w:rPr>
        <w:t>.</w:t>
      </w:r>
      <w:r w:rsidR="000C4829" w:rsidRPr="009C4ACB">
        <w:rPr>
          <w:rFonts w:cs="Calibri"/>
        </w:rPr>
        <w:t>5.0)</w:t>
      </w:r>
      <w:r w:rsidRPr="009C4ACB">
        <w:rPr>
          <w:rFonts w:cs="Calibri"/>
        </w:rPr>
        <w:t xml:space="preserve"> was utilized.</w:t>
      </w:r>
      <w:r w:rsidR="00487E74" w:rsidRPr="009C4ACB">
        <w:rPr>
          <w:rFonts w:cs="Calibri"/>
          <w:color w:val="000000" w:themeColor="text1"/>
        </w:rPr>
        <w:t xml:space="preserve"> </w:t>
      </w:r>
      <w:r w:rsidR="00487E74" w:rsidRPr="009C4ACB">
        <w:rPr>
          <w:rFonts w:cs="Calibri"/>
          <w:color w:val="000000" w:themeColor="text1"/>
        </w:rPr>
        <w:fldChar w:fldCharType="begin"/>
      </w:r>
      <w:r w:rsidR="00E64A41" w:rsidRPr="009C4ACB">
        <w:rPr>
          <w:rFonts w:cs="Calibri"/>
          <w:color w:val="000000" w:themeColor="text1"/>
        </w:rPr>
        <w:instrText xml:space="preserve"> ADDIN EN.CITE &lt;EndNote&gt;&lt;Cite&gt;&lt;Author&gt;Li&lt;/Author&gt;&lt;Year&gt;2018&lt;/Year&gt;&lt;RecNum&gt;29&lt;/RecNum&gt;&lt;DisplayText&gt;&lt;style face="superscript"&gt;25&lt;/style&gt;&lt;/DisplayText&gt;&lt;record&gt;&lt;rec-number&gt;29&lt;/rec-number&gt;&lt;foreign-keys&gt;&lt;key app="EN" db-id="xxdz9d2rnefr5sewxab5tz5darzepa2fw2a9" timestamp="1710770384"&gt;29&lt;/key&gt;&lt;/foreign-keys&gt;&lt;ref-type name="Journal Article"&gt;17&lt;/ref-type&gt;&lt;contributors&gt;&lt;authors&gt;&lt;author&gt;Li, Deqing&lt;/author&gt;&lt;author&gt;Mei, Honghui&lt;/author&gt;&lt;author&gt;Shen, Yi&lt;/author&gt;&lt;author&gt;Su, Shuang&lt;/author&gt;&lt;author&gt;Zhang, Wenli&lt;/author&gt;&lt;author&gt;Wang, Junting&lt;/author&gt;&lt;author&gt;Zu, Ming&lt;/author&gt;&lt;author&gt;Chen, Wei&lt;/author&gt;&lt;/authors&gt;&lt;/contributors&gt;&lt;titles&gt;&lt;title&gt;ECharts: A declarative framework for rapid construction of web-based visualization&lt;/title&gt;&lt;secondary-title&gt;Visual Informatics&lt;/secondary-title&gt;&lt;/titles&gt;&lt;periodical&gt;&lt;full-title&gt;Visual Informatics&lt;/full-title&gt;&lt;/periodical&gt;&lt;pages&gt;136-146&lt;/pages&gt;&lt;volume&gt;2&lt;/volume&gt;&lt;number&gt;2&lt;/number&gt;&lt;keywords&gt;&lt;keyword&gt;Information visualization&lt;/keyword&gt;&lt;keyword&gt;Web-based visualization&lt;/keyword&gt;&lt;/keywords&gt;&lt;dates&gt;&lt;year&gt;2018&lt;/year&gt;&lt;pub-dates&gt;&lt;date&gt;2018/06/01/&lt;/date&gt;&lt;/pub-dates&gt;&lt;/dates&gt;&lt;isbn&gt;2468-502X&lt;/isbn&gt;&lt;urls&gt;&lt;related-urls&gt;&lt;url&gt;https://www.sciencedirect.com/science/article/pii/S2468502X18300068&lt;/url&gt;&lt;/related-urls&gt;&lt;/urls&gt;&lt;electronic-resource-num&gt;https://doi.org/10.1016/j.visinf.2018.04.011&lt;/electronic-resource-num&gt;&lt;/record&gt;&lt;/Cite&gt;&lt;/EndNote&gt;</w:instrText>
      </w:r>
      <w:r w:rsidR="00487E74" w:rsidRPr="009C4ACB">
        <w:rPr>
          <w:rFonts w:cs="Calibri"/>
          <w:color w:val="000000" w:themeColor="text1"/>
        </w:rPr>
        <w:fldChar w:fldCharType="separate"/>
      </w:r>
      <w:r w:rsidR="00E64A41" w:rsidRPr="009C4ACB">
        <w:rPr>
          <w:rFonts w:cs="Calibri"/>
          <w:noProof/>
          <w:color w:val="000000" w:themeColor="text1"/>
          <w:vertAlign w:val="superscript"/>
        </w:rPr>
        <w:t>25</w:t>
      </w:r>
      <w:r w:rsidR="00487E74" w:rsidRPr="009C4ACB">
        <w:rPr>
          <w:rFonts w:cs="Calibri"/>
          <w:color w:val="000000" w:themeColor="text1"/>
        </w:rPr>
        <w:fldChar w:fldCharType="end"/>
      </w:r>
      <w:r w:rsidRPr="009C4ACB">
        <w:rPr>
          <w:rFonts w:cs="Calibri"/>
        </w:rPr>
        <w:t xml:space="preserve"> The functionality for table sorting and filtering was implemented using </w:t>
      </w:r>
      <w:proofErr w:type="spellStart"/>
      <w:r w:rsidRPr="009C4ACB">
        <w:rPr>
          <w:rFonts w:cs="Calibri"/>
        </w:rPr>
        <w:t>DataTables</w:t>
      </w:r>
      <w:proofErr w:type="spellEnd"/>
      <w:r w:rsidRPr="009C4ACB">
        <w:rPr>
          <w:rFonts w:cs="Calibri"/>
        </w:rPr>
        <w:t xml:space="preserve"> (https://www.datatables.net/), a JavaScript library for enhancing HTML tables. The website has been thoroughly tested to ensure functionality across multiple operating systems and web browsers.</w:t>
      </w:r>
      <w:r w:rsidR="00340045" w:rsidRPr="009C4ACB">
        <w:rPr>
          <w:rFonts w:cs="Calibri"/>
        </w:rPr>
        <w:t xml:space="preserve"> </w:t>
      </w:r>
      <w:r w:rsidR="004D7B7D" w:rsidRPr="009C4ACB">
        <w:rPr>
          <w:rFonts w:cs="Calibri"/>
        </w:rPr>
        <w:t>Most of the codes used in this work are open-source and properly acknowledged. The code for the final version of the web server is also provided on GitHub.</w:t>
      </w:r>
    </w:p>
    <w:p w14:paraId="28B7EACE" w14:textId="77777777" w:rsidR="00D3294E" w:rsidRPr="00C42B2B" w:rsidRDefault="00D3294E" w:rsidP="004D7B7D">
      <w:pPr>
        <w:rPr>
          <w:rFonts w:cs="Calibri"/>
          <w:color w:val="000000" w:themeColor="text1"/>
        </w:rPr>
      </w:pPr>
    </w:p>
    <w:p w14:paraId="259FBFBE" w14:textId="0805E9ED" w:rsidR="000C0413" w:rsidRPr="0033109F" w:rsidRDefault="000C0413" w:rsidP="006A42F1">
      <w:pPr>
        <w:pStyle w:val="3"/>
        <w:spacing w:before="0" w:after="0"/>
      </w:pPr>
      <w:commentRangeStart w:id="66"/>
      <w:r w:rsidRPr="0033109F">
        <w:t>Data Records</w:t>
      </w:r>
      <w:commentRangeEnd w:id="66"/>
      <w:r w:rsidR="004D5A99">
        <w:rPr>
          <w:rStyle w:val="a3"/>
          <w:rFonts w:ascii="Calibri" w:hAnsi="Calibri" w:cs="Times New Roman"/>
          <w:b w:val="0"/>
          <w:bCs w:val="0"/>
        </w:rPr>
        <w:commentReference w:id="66"/>
      </w:r>
    </w:p>
    <w:p w14:paraId="00B1ACBA" w14:textId="77777777" w:rsidR="00E16953" w:rsidRDefault="00E16953" w:rsidP="00852FFD">
      <w:pPr>
        <w:pStyle w:val="3"/>
        <w:spacing w:before="0" w:after="0"/>
      </w:pPr>
    </w:p>
    <w:p w14:paraId="346F778E" w14:textId="5F7CDA42" w:rsidR="00E25431" w:rsidRDefault="00E25431" w:rsidP="00E25431">
      <w:r>
        <w:t xml:space="preserve">All the macrocycles, along with their cell permeability data and molecular features, are available for the user on the </w:t>
      </w:r>
      <w:hyperlink r:id="rId16" w:history="1">
        <w:r w:rsidR="00783759" w:rsidRPr="00A74B63">
          <w:rPr>
            <w:rStyle w:val="a7"/>
            <w:rFonts w:cs="Calibri"/>
          </w:rPr>
          <w:t>http://swemacrocycle.com</w:t>
        </w:r>
      </w:hyperlink>
      <w:r w:rsidR="00783759" w:rsidRPr="00A74B63">
        <w:rPr>
          <w:rFonts w:cs="Calibri"/>
          <w:b/>
          <w:bCs/>
        </w:rPr>
        <w:t xml:space="preserve"> </w:t>
      </w:r>
      <w:r w:rsidRPr="00A74B63">
        <w:t>web server.</w:t>
      </w:r>
      <w:r>
        <w:t xml:space="preserve"> For each data point, a unique molecule ID is provided, which may correspond to multiple cell permeability assay measurements reported. We have divided the </w:t>
      </w:r>
      <w:r w:rsidR="00F17A2E">
        <w:t xml:space="preserve">data record </w:t>
      </w:r>
      <w:r>
        <w:t>for each entry into three categories:</w:t>
      </w:r>
      <w:r w:rsidR="008D37D7">
        <w:t xml:space="preserve"> </w:t>
      </w:r>
      <w:r>
        <w:t>(</w:t>
      </w:r>
      <w:proofErr w:type="spellStart"/>
      <w:r>
        <w:t>i</w:t>
      </w:r>
      <w:proofErr w:type="spellEnd"/>
      <w:r>
        <w:t xml:space="preserve">) </w:t>
      </w:r>
      <w:r w:rsidR="00A74B63">
        <w:rPr>
          <w:i/>
          <w:iCs/>
        </w:rPr>
        <w:t>representation</w:t>
      </w:r>
      <w:r>
        <w:t>, where we provide 2D structure, Isomeric SMILES, InChI</w:t>
      </w:r>
      <w:r w:rsidR="00E450D8">
        <w:t xml:space="preserve"> Key</w:t>
      </w:r>
      <w:r>
        <w:t xml:space="preserve"> for the overall structure and macrocyclic ring core; (ii) </w:t>
      </w:r>
      <w:r w:rsidRPr="00A21B62">
        <w:rPr>
          <w:i/>
          <w:iCs/>
        </w:rPr>
        <w:t>Cell permeability</w:t>
      </w:r>
      <w:r>
        <w:t xml:space="preserve"> information containing the type of cell permeability assay, endpoints, values, and units. If there are more than one assay reported for the same compound, we provide all of them in a separate </w:t>
      </w:r>
      <w:r w:rsidR="00005437">
        <w:t>entry</w:t>
      </w:r>
      <w:r>
        <w:t xml:space="preserve">. Since each molecule carries a unique entry, it is easier for the user to check the different assays and values; (iii) Each entry comes with key </w:t>
      </w:r>
      <w:r w:rsidRPr="005C10DA">
        <w:rPr>
          <w:i/>
          <w:iCs/>
        </w:rPr>
        <w:t>molecular features</w:t>
      </w:r>
      <w:r>
        <w:t>, including Lipinski</w:t>
      </w:r>
      <w:r w:rsidR="00204528">
        <w:fldChar w:fldCharType="begin"/>
      </w:r>
      <w:r w:rsidR="00E64A41">
        <w:instrText xml:space="preserve"> ADDIN EN.CITE &lt;EndNote&gt;&lt;Cite&gt;&lt;Author&gt;Lipinski&lt;/Author&gt;&lt;Year&gt;2001&lt;/Year&gt;&lt;RecNum&gt;24&lt;/RecNum&gt;&lt;DisplayText&gt;&lt;style face="superscript"&gt;26&lt;/style&gt;&lt;/DisplayText&gt;&lt;record&gt;&lt;rec-number&gt;24&lt;/rec-number&gt;&lt;foreign-keys&gt;&lt;key app="EN" db-id="xxdz9d2rnefr5sewxab5tz5darzepa2fw2a9" timestamp="1710509143"&gt;24&lt;/key&gt;&lt;/foreign-keys&gt;&lt;ref-type name="Journal Article"&gt;17&lt;/ref-type&gt;&lt;contributors&gt;&lt;authors&gt;&lt;author&gt;Lipinski, C. A.&lt;/author&gt;&lt;author&gt;Lombardo, F.&lt;/author&gt;&lt;author&gt;Dominy, B. W.&lt;/author&gt;&lt;author&gt;Feeney, P. J.&lt;/author&gt;&lt;/authors&gt;&lt;/contributors&gt;&lt;auth-address&gt;Central Research Division, Pfizer Inc., Groton, CT 06340, USA. LIPINSKI@PFIZER.COM&lt;/auth-address&gt;&lt;titles&gt;&lt;title&gt;Experimental and computational approaches to estimate solubility and permeability in drug discovery and development settings&lt;/title&gt;&lt;secondary-title&gt;Advanced Drug Delivery Reviews&lt;/secondary-title&gt;&lt;/titles&gt;&lt;periodical&gt;&lt;full-title&gt;Advanced Drug Delivery Reviews&lt;/full-title&gt;&lt;/periodical&gt;&lt;pages&gt;3-26&lt;/pages&gt;&lt;volume&gt;46&lt;/volume&gt;&lt;number&gt;1-3&lt;/number&gt;&lt;edition&gt;2001/03/22&lt;/edition&gt;&lt;keywords&gt;&lt;keyword&gt;Adsorption&lt;/keyword&gt;&lt;keyword&gt;Chemical Phenomena&lt;/keyword&gt;&lt;keyword&gt;Chemistry, Physical&lt;/keyword&gt;&lt;keyword&gt;*Computers&lt;/keyword&gt;&lt;keyword&gt;*Permeability&lt;/keyword&gt;&lt;keyword&gt;Pharmaceutical Preparations/*chemistry&lt;/keyword&gt;&lt;keyword&gt;Pharmacology/*instrumentation&lt;/keyword&gt;&lt;keyword&gt;*Solubility&lt;/keyword&gt;&lt;keyword&gt;Thermodynamics&lt;/keyword&gt;&lt;/keywords&gt;&lt;dates&gt;&lt;year&gt;2001&lt;/year&gt;&lt;pub-dates&gt;&lt;date&gt;Mar 1&lt;/date&gt;&lt;/pub-dates&gt;&lt;/dates&gt;&lt;isbn&gt;0169-409X (Print)&amp;#xD;0169-409X (Linking)&lt;/isbn&gt;&lt;accession-num&gt;11259830&lt;/accession-num&gt;&lt;urls&gt;&lt;related-urls&gt;&lt;url&gt;https://www.ncbi.nlm.nih.gov/pubmed/11259830&lt;/url&gt;&lt;/related-urls&gt;&lt;/urls&gt;&lt;electronic-resource-num&gt;10.1016/s0169-409x(00)00129-0&lt;/electronic-resource-num&gt;&lt;/record&gt;&lt;/Cite&gt;&lt;/EndNote&gt;</w:instrText>
      </w:r>
      <w:r w:rsidR="00204528">
        <w:fldChar w:fldCharType="separate"/>
      </w:r>
      <w:r w:rsidR="00E64A41" w:rsidRPr="00E64A41">
        <w:rPr>
          <w:noProof/>
          <w:vertAlign w:val="superscript"/>
        </w:rPr>
        <w:t>26</w:t>
      </w:r>
      <w:r w:rsidR="00204528">
        <w:fldChar w:fldCharType="end"/>
      </w:r>
      <w:r>
        <w:t xml:space="preserve"> and Veber</w:t>
      </w:r>
      <w:r w:rsidR="00204528">
        <w:fldChar w:fldCharType="begin"/>
      </w:r>
      <w:r w:rsidR="00E64A41">
        <w:instrText xml:space="preserve"> ADDIN EN.CITE &lt;EndNote&gt;&lt;Cite&gt;&lt;Author&gt;Veber&lt;/Author&gt;&lt;Year&gt;2002&lt;/Year&gt;&lt;RecNum&gt;25&lt;/RecNum&gt;&lt;DisplayText&gt;&lt;style face="superscript"&gt;27&lt;/style&gt;&lt;/DisplayText&gt;&lt;record&gt;&lt;rec-number&gt;25&lt;/rec-number&gt;&lt;foreign-keys&gt;&lt;key app="EN" db-id="xxdz9d2rnefr5sewxab5tz5darzepa2fw2a9" timestamp="1710509159"&gt;25&lt;/key&gt;&lt;/foreign-keys&gt;&lt;ref-type name="Journal Article"&gt;17&lt;/ref-type&gt;&lt;contributors&gt;&lt;authors&gt;&lt;author&gt;Veber, Daniel F.&lt;/author&gt;&lt;author&gt;Johnson, Stephen R.&lt;/author&gt;&lt;author&gt;Cheng, Hung-Yuan&lt;/author&gt;&lt;author&gt;Smith, Brian R.&lt;/author&gt;&lt;author&gt;Ward, Keith W.&lt;/author&gt;&lt;author&gt;Kopple, Kenneth D.&lt;/author&gt;&lt;/authors&gt;&lt;/contributors&gt;&lt;titles&gt;&lt;title&gt;Molecular Properties That Influence the Oral Bioavailability of Drug Candidates&lt;/title&gt;&lt;secondary-title&gt;Journal of Medicinal Chemistry&lt;/secondary-title&gt;&lt;/titles&gt;&lt;periodical&gt;&lt;full-title&gt;Journal of Medicinal Chemistry&lt;/full-title&gt;&lt;/periodical&gt;&lt;pages&gt;2615-2623&lt;/pages&gt;&lt;volume&gt;45&lt;/volume&gt;&lt;number&gt;12&lt;/number&gt;&lt;dates&gt;&lt;year&gt;2002&lt;/year&gt;&lt;pub-dates&gt;&lt;date&gt;2002/06/01&lt;/date&gt;&lt;/pub-dates&gt;&lt;/dates&gt;&lt;publisher&gt;American Chemical Society&lt;/publisher&gt;&lt;isbn&gt;0022-2623&lt;/isbn&gt;&lt;urls&gt;&lt;related-urls&gt;&lt;url&gt;https://doi.org/10.1021/jm020017n&lt;/url&gt;&lt;/related-urls&gt;&lt;/urls&gt;&lt;electronic-resource-num&gt;10.1021/jm020017n&lt;/electronic-resource-num&gt;&lt;/record&gt;&lt;/Cite&gt;&lt;/EndNote&gt;</w:instrText>
      </w:r>
      <w:r w:rsidR="00204528">
        <w:fldChar w:fldCharType="separate"/>
      </w:r>
      <w:r w:rsidR="00E64A41" w:rsidRPr="00E64A41">
        <w:rPr>
          <w:noProof/>
          <w:vertAlign w:val="superscript"/>
        </w:rPr>
        <w:t>27</w:t>
      </w:r>
      <w:r w:rsidR="00204528">
        <w:fldChar w:fldCharType="end"/>
      </w:r>
      <w:r w:rsidR="008D37D7">
        <w:t xml:space="preserve"> </w:t>
      </w:r>
      <w:r>
        <w:t>descriptors. In addition, amide ratio and the fraction of sp3 carbon atoms are provided for each entry.</w:t>
      </w:r>
    </w:p>
    <w:p w14:paraId="334A596E" w14:textId="77777777" w:rsidR="00E25431" w:rsidRDefault="00E25431" w:rsidP="00E25431"/>
    <w:p w14:paraId="25433038" w14:textId="1EA04C5B" w:rsidR="00E25431" w:rsidRDefault="009A46F9" w:rsidP="00E25431">
      <w:r>
        <w:t>M</w:t>
      </w:r>
      <w:r w:rsidR="00E25431">
        <w:t>acrocycles possess a vast conformational space and are challenging to predict relevant conformations with molecular mechanics, irrespective of solvation models and force fields used in the conformational sampling procedure.</w:t>
      </w:r>
      <w:r w:rsidR="00204528">
        <w:fldChar w:fldCharType="begin">
          <w:fldData xml:space="preserve">PEVuZE5vdGU+PENpdGU+PEF1dGhvcj5Qb29uZ2F2YW5hbTwvQXV0aG9yPjxZZWFyPjIwMTg8L1ll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=
</w:fldData>
        </w:fldChar>
      </w:r>
      <w:r w:rsidR="00E64A41">
        <w:instrText xml:space="preserve"> ADDIN EN.CITE </w:instrText>
      </w:r>
      <w:r w:rsidR="00E64A41">
        <w:fldChar w:fldCharType="begin">
          <w:fldData xml:space="preserve">PEVuZE5vdGU+PENpdGU+PEF1dGhvcj5Qb29uZ2F2YW5hbTwvQXV0aG9yPjxZZWFyPjIwMTg8L1ll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=
</w:fldData>
        </w:fldChar>
      </w:r>
      <w:r w:rsidR="00E64A41">
        <w:instrText xml:space="preserve"> ADDIN EN.CITE.DATA </w:instrText>
      </w:r>
      <w:r w:rsidR="00E64A41">
        <w:fldChar w:fldCharType="end"/>
      </w:r>
      <w:r w:rsidR="00204528">
        <w:fldChar w:fldCharType="separate"/>
      </w:r>
      <w:r w:rsidR="00E64A41" w:rsidRPr="00E64A41">
        <w:rPr>
          <w:noProof/>
          <w:vertAlign w:val="superscript"/>
        </w:rPr>
        <w:t>28</w:t>
      </w:r>
      <w:r w:rsidR="00204528">
        <w:fldChar w:fldCharType="end"/>
      </w:r>
      <w:r w:rsidR="00E25431">
        <w:t xml:space="preserve"> However, the QM-based conformational sampling procedure finds relevant conformations of macrocycles</w:t>
      </w:r>
      <w:r w:rsidR="00204528">
        <w:fldChar w:fldCharType="begin"/>
      </w:r>
      <w:r w:rsidR="00E64A41">
        <w:instrText xml:space="preserve"> ADDIN EN.CITE &lt;EndNote&gt;&lt;Cite&gt;&lt;Author&gt;Sethio&lt;/Author&gt;&lt;Year&gt;2023&lt;/Year&gt;&lt;RecNum&gt;26&lt;/RecNum&gt;&lt;DisplayText&gt;&lt;style face="superscript"&gt;29&lt;/style&gt;&lt;/DisplayText&gt;&lt;record&gt;&lt;rec-number&gt;26&lt;/rec-number&gt;&lt;foreign-keys&gt;&lt;key app="EN" db-id="xxdz9d2rnefr5sewxab5tz5darzepa2fw2a9" timestamp="1710509250"&gt;26&lt;/key&gt;&lt;/foreign-keys&gt;&lt;ref-type name="Journal Article"&gt;17&lt;/ref-type&gt;&lt;contributors&gt;&lt;authors&gt;&lt;author&gt;Sethio, D.&lt;/author&gt;&lt;author&gt;Poongavanam, V.&lt;/author&gt;&lt;author&gt;Xiong, R.&lt;/author&gt;&lt;author&gt;Tyagi, M.&lt;/author&gt;&lt;author&gt;Duy Vo, D.&lt;/author&gt;&lt;author&gt;Lindh, R.&lt;/author&gt;&lt;author&gt;Kihlberg, J.&lt;/author&gt;&lt;/authors&gt;&lt;/contributors&gt;&lt;auth-address&gt;Department of Chemistry - BMC, Uppsala University, Box 576, SE-751 23Uppsala, Sweden.&lt;/auth-address&gt;&lt;titles&gt;&lt;title&gt;Simulation Reveals the Chameleonic Behavior of Macrocycles&lt;/title&gt;&lt;secondary-title&gt;J Chem Inf Model&lt;/secondary-title&gt;&lt;/titles&gt;&lt;periodical&gt;&lt;full-title&gt;J Chem Inf Model&lt;/full-title&gt;&lt;/periodical&gt;&lt;pages&gt;138-146&lt;/pages&gt;&lt;volume&gt;63&lt;/volume&gt;&lt;number&gt;1&lt;/number&gt;&lt;edition&gt;20221223&lt;/edition&gt;&lt;keywords&gt;&lt;keyword&gt;Solvents/chemistry&lt;/keyword&gt;&lt;keyword&gt;*Molecular Dynamics Simulation&lt;/keyword&gt;&lt;keyword&gt;*Dimethyl Sulfoxide/chemistry&lt;/keyword&gt;&lt;keyword&gt;Molecular Conformation&lt;/keyword&gt;&lt;keyword&gt;Chloroform&lt;/keyword&gt;&lt;/keywords&gt;&lt;dates&gt;&lt;year&gt;2023&lt;/year&gt;&lt;pub-dates&gt;&lt;date&gt;Jan 9&lt;/date&gt;&lt;/pub-dates&gt;&lt;/dates&gt;&lt;isbn&gt;1549-960X (Electronic)&amp;#xD;1549-9596 (Print)&amp;#xD;1549-9596 (Linking)&lt;/isbn&gt;&lt;accession-num&gt;36563083&lt;/accession-num&gt;&lt;urls&gt;&lt;related-urls&gt;&lt;url&gt;https://www.ncbi.nlm.nih.gov/pubmed/36563083&lt;/url&gt;&lt;/related-urls&gt;&lt;/urls&gt;&lt;custom1&gt;The authors declare no competing financial interest.&lt;/custom1&gt;&lt;custom2&gt;PMC9832480&lt;/custom2&gt;&lt;electronic-resource-num&gt;10.1021/acs.jcim.2c01093&lt;/electronic-resource-num&gt;&lt;remote-database-name&gt;Medline&lt;/remote-database-name&gt;&lt;remote-database-provider&gt;NLM&lt;/remote-database-provider&gt;&lt;/record&gt;&lt;/Cite&gt;&lt;/EndNote&gt;</w:instrText>
      </w:r>
      <w:r w:rsidR="00204528">
        <w:fldChar w:fldCharType="separate"/>
      </w:r>
      <w:r w:rsidR="00E64A41" w:rsidRPr="00E64A41">
        <w:rPr>
          <w:noProof/>
          <w:vertAlign w:val="superscript"/>
        </w:rPr>
        <w:t>29</w:t>
      </w:r>
      <w:r w:rsidR="00204528">
        <w:fldChar w:fldCharType="end"/>
      </w:r>
      <w:r w:rsidR="001C3A73">
        <w:t xml:space="preserve">, </w:t>
      </w:r>
      <w:r w:rsidR="00E25431">
        <w:t xml:space="preserve">due to the high computational cost in sampling macrocycles provided in the present work. We provide </w:t>
      </w:r>
      <w:r w:rsidR="00415F85">
        <w:t xml:space="preserve">Isomeric </w:t>
      </w:r>
      <w:r w:rsidR="00E25431">
        <w:t>SMILES, cell permeability, and key 2D molecular features. In addition to the above information for each entry, the original sources from which the structure and cell permeabilities were extracted are also provided</w:t>
      </w:r>
      <w:r w:rsidR="00F060C4">
        <w:t xml:space="preserve"> for the user</w:t>
      </w:r>
      <w:r w:rsidR="00E25431">
        <w:t>. For ready-to-use dataset for QSAR modeling, all the cell permeability values were standardized into logarithmic values. Moreover, all data records incorporated in the web server are ready to download with multiple search and sorting options</w:t>
      </w:r>
      <w:r w:rsidR="00B81341">
        <w:t xml:space="preserve"> (</w:t>
      </w:r>
      <w:r w:rsidR="00B81341" w:rsidRPr="00B81341">
        <w:rPr>
          <w:b/>
          <w:bCs/>
        </w:rPr>
        <w:t xml:space="preserve">Fig. </w:t>
      </w:r>
      <w:r w:rsidR="006A56FF">
        <w:rPr>
          <w:b/>
          <w:bCs/>
        </w:rPr>
        <w:t>2</w:t>
      </w:r>
      <w:r w:rsidR="00B81341">
        <w:t>)</w:t>
      </w:r>
      <w:r w:rsidR="00E25431">
        <w:t>.</w:t>
      </w:r>
    </w:p>
    <w:p w14:paraId="0DDFA8BC" w14:textId="77777777" w:rsidR="00E25431" w:rsidRDefault="00E25431" w:rsidP="00E25431"/>
    <w:p w14:paraId="4E87A3C2" w14:textId="7D3E9728" w:rsidR="00DB7691" w:rsidRDefault="009F7F96" w:rsidP="00E25431">
      <w:r w:rsidRPr="009F7F96">
        <w:rPr>
          <w:noProof/>
        </w:rPr>
        <w:lastRenderedPageBreak/>
        <w:drawing>
          <wp:inline distT="0" distB="0" distL="0" distR="0" wp14:anchorId="6539E39F" wp14:editId="2EE51218">
            <wp:extent cx="5292090" cy="1565275"/>
            <wp:effectExtent l="0" t="0" r="3810" b="0"/>
            <wp:docPr id="1569943394" name="Picture 1" descr="A screenshot of a cell permeability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43394" name="Picture 1" descr="A screenshot of a cell permeability chart&#10;&#10;Description automatically generated"/>
                    <pic:cNvPicPr/>
                  </pic:nvPicPr>
                  <pic:blipFill>
                    <a:blip r:embed="rId17"/>
                    <a:stretch>
                      <a:fillRect/>
                    </a:stretch>
                  </pic:blipFill>
                  <pic:spPr>
                    <a:xfrm>
                      <a:off x="0" y="0"/>
                      <a:ext cx="5292090" cy="1565275"/>
                    </a:xfrm>
                    <a:prstGeom prst="rect">
                      <a:avLst/>
                    </a:prstGeom>
                  </pic:spPr>
                </pic:pic>
              </a:graphicData>
            </a:graphic>
          </wp:inline>
        </w:drawing>
      </w:r>
    </w:p>
    <w:p w14:paraId="711CC212" w14:textId="77777777" w:rsidR="00D932F9" w:rsidRDefault="00D932F9" w:rsidP="00E25431"/>
    <w:p w14:paraId="63AD8EFD" w14:textId="190C1B1E" w:rsidR="002E624D" w:rsidRDefault="00A02EDB" w:rsidP="00A97031">
      <w:r w:rsidRPr="00A02C0A">
        <w:rPr>
          <w:b/>
          <w:bCs/>
        </w:rPr>
        <w:t xml:space="preserve">Fig. </w:t>
      </w:r>
      <w:r w:rsidR="006A56FF">
        <w:rPr>
          <w:b/>
          <w:bCs/>
        </w:rPr>
        <w:t>2</w:t>
      </w:r>
      <w:r w:rsidRPr="00A02C0A">
        <w:rPr>
          <w:b/>
          <w:bCs/>
        </w:rPr>
        <w:t>.</w:t>
      </w:r>
      <w:r>
        <w:t xml:space="preserve"> </w:t>
      </w:r>
      <w:r w:rsidR="00086241">
        <w:t xml:space="preserve">Schematic representation of </w:t>
      </w:r>
      <w:r w:rsidR="00EE1BA4">
        <w:t xml:space="preserve">macrocyclic report </w:t>
      </w:r>
      <w:r w:rsidR="00086241">
        <w:t>for each entry in the database</w:t>
      </w:r>
      <w:r w:rsidR="00A02C0A">
        <w:t xml:space="preserve"> is shown.</w:t>
      </w:r>
      <w:r w:rsidR="002E624D">
        <w:t xml:space="preserve"> </w:t>
      </w:r>
    </w:p>
    <w:p w14:paraId="1375C4E1" w14:textId="75BB3562" w:rsidR="00D8167C" w:rsidRPr="00D8167C" w:rsidRDefault="00D8167C" w:rsidP="00A97031">
      <w:r w:rsidRPr="00596A16">
        <w:rPr>
          <w:rFonts w:cs="Calibri"/>
          <w:i/>
          <w:iCs/>
          <w:color w:val="002B21"/>
          <w:lang/>
        </w:rPr>
        <w:t>Abbreviation</w:t>
      </w:r>
      <w:r w:rsidR="0050043B" w:rsidRPr="00596A16">
        <w:rPr>
          <w:rFonts w:cs="Calibri"/>
          <w:i/>
          <w:iCs/>
          <w:color w:val="002B21"/>
          <w:lang/>
        </w:rPr>
        <w:t>s</w:t>
      </w:r>
      <w:r w:rsidR="0050043B" w:rsidRPr="00596A16">
        <w:rPr>
          <w:rFonts w:cs="Calibri"/>
          <w:color w:val="002B21"/>
          <w:lang/>
        </w:rPr>
        <w:t xml:space="preserve">: MW: Molecular Weight; HBA: </w:t>
      </w:r>
      <w:r w:rsidRPr="00D8167C">
        <w:rPr>
          <w:rFonts w:cs="Calibri"/>
          <w:color w:val="002B21"/>
          <w:lang/>
        </w:rPr>
        <w:t xml:space="preserve">Hydrogen bond acceptor; HBD: Hydrogen bond donor; </w:t>
      </w:r>
      <w:r w:rsidR="0050043B" w:rsidRPr="00596A16">
        <w:rPr>
          <w:rFonts w:cs="Calibri"/>
          <w:color w:val="002B21"/>
          <w:lang/>
        </w:rPr>
        <w:t xml:space="preserve">cLogP: </w:t>
      </w:r>
      <w:r w:rsidR="0050043B" w:rsidRPr="00D8167C">
        <w:rPr>
          <w:rFonts w:cs="Calibri"/>
          <w:color w:val="002B21"/>
          <w:lang/>
        </w:rPr>
        <w:t xml:space="preserve">Calculated lipophilicity; </w:t>
      </w:r>
      <w:r w:rsidRPr="00D8167C">
        <w:rPr>
          <w:rFonts w:cs="Calibri"/>
          <w:color w:val="002B21"/>
          <w:lang/>
        </w:rPr>
        <w:t>TPSA: Topological polar surface area</w:t>
      </w:r>
      <w:r w:rsidR="00210F0B" w:rsidRPr="00596A16">
        <w:rPr>
          <w:rFonts w:cs="Calibri"/>
          <w:color w:val="002B21"/>
          <w:lang/>
        </w:rPr>
        <w:t xml:space="preserve">; </w:t>
      </w:r>
      <w:r w:rsidR="00210F0B" w:rsidRPr="00D8167C">
        <w:rPr>
          <w:rFonts w:cs="Calibri"/>
          <w:color w:val="002B21"/>
          <w:lang/>
        </w:rPr>
        <w:t xml:space="preserve">NRotB: Number of rotatable bonds; </w:t>
      </w:r>
      <w:r w:rsidR="00A97031" w:rsidRPr="00596A16">
        <w:rPr>
          <w:rFonts w:cs="Calibri"/>
          <w:color w:val="1F1F1F"/>
          <w:shd w:val="clear" w:color="auto" w:fill="FFFFFF"/>
        </w:rPr>
        <w:t>Φ</w:t>
      </w:r>
      <w:r w:rsidR="00A97031" w:rsidRPr="00596A16">
        <w:rPr>
          <w:rFonts w:cs="Calibri"/>
          <w:lang/>
        </w:rPr>
        <w:t xml:space="preserve">: </w:t>
      </w:r>
      <w:r w:rsidR="00210F0B" w:rsidRPr="00596A16">
        <w:rPr>
          <w:rFonts w:cs="Calibri"/>
          <w:color w:val="002B21"/>
          <w:lang/>
        </w:rPr>
        <w:t xml:space="preserve">Kier </w:t>
      </w:r>
      <w:r w:rsidR="00A97031" w:rsidRPr="00596A16">
        <w:rPr>
          <w:rFonts w:cs="Calibri"/>
          <w:color w:val="002B21"/>
          <w:lang/>
        </w:rPr>
        <w:t xml:space="preserve">flexibility </w:t>
      </w:r>
      <w:r w:rsidR="00210F0B" w:rsidRPr="00596A16">
        <w:rPr>
          <w:rFonts w:cs="Calibri"/>
          <w:color w:val="002B21"/>
          <w:lang/>
        </w:rPr>
        <w:t xml:space="preserve">Index: </w:t>
      </w:r>
      <w:r w:rsidR="00A97031" w:rsidRPr="00596A16">
        <w:rPr>
          <w:rFonts w:cs="Calibri"/>
          <w:color w:val="002B21"/>
          <w:lang/>
        </w:rPr>
        <w:t xml:space="preserve">Fsp3: fraction of sp3 carbon atoms; MRS: macrocyclic ring size. </w:t>
      </w:r>
      <w:r w:rsidRPr="00D8167C">
        <w:rPr>
          <w:rFonts w:cs="Calibri"/>
          <w:color w:val="002B21"/>
          <w:lang/>
        </w:rPr>
        <w:t xml:space="preserve"> </w:t>
      </w:r>
    </w:p>
    <w:p w14:paraId="538D0255" w14:textId="77777777" w:rsidR="00932E1E" w:rsidRDefault="00932E1E" w:rsidP="00852FFD">
      <w:pPr>
        <w:pStyle w:val="3"/>
        <w:spacing w:before="0" w:after="0"/>
      </w:pPr>
    </w:p>
    <w:p w14:paraId="2FC569AC" w14:textId="6416A38B" w:rsidR="00852FFD" w:rsidRDefault="00C658AC" w:rsidP="00852FFD">
      <w:pPr>
        <w:pStyle w:val="3"/>
        <w:spacing w:before="0" w:after="0"/>
      </w:pPr>
      <w:commentRangeStart w:id="67"/>
      <w:r w:rsidRPr="0033109F">
        <w:t>Technical Validation</w:t>
      </w:r>
      <w:commentRangeEnd w:id="67"/>
      <w:r w:rsidR="00691E1A">
        <w:rPr>
          <w:rStyle w:val="a3"/>
          <w:rFonts w:ascii="Calibri" w:hAnsi="Calibri" w:cs="Times New Roman"/>
          <w:b w:val="0"/>
          <w:bCs w:val="0"/>
        </w:rPr>
        <w:commentReference w:id="67"/>
      </w:r>
    </w:p>
    <w:p w14:paraId="0B3FD29D" w14:textId="77777777" w:rsidR="009B78FC" w:rsidRDefault="009B78FC" w:rsidP="009B78FC"/>
    <w:p w14:paraId="2DC5A606" w14:textId="71C173D9" w:rsidR="00D62EED" w:rsidRDefault="007E1168" w:rsidP="00D62EED">
      <w:pPr>
        <w:rPr>
          <w:rFonts w:cs="Calibri"/>
          <w:color w:val="000000" w:themeColor="text1"/>
        </w:rPr>
      </w:pPr>
      <w:r w:rsidRPr="0086733A">
        <w:rPr>
          <w:rFonts w:cs="Calibri"/>
          <w:b/>
          <w:bCs/>
          <w:color w:val="000000" w:themeColor="text1"/>
        </w:rPr>
        <w:t>Cell permeability database s</w:t>
      </w:r>
      <w:r w:rsidR="009B78FC" w:rsidRPr="0086733A">
        <w:rPr>
          <w:rFonts w:cs="Calibri"/>
          <w:b/>
          <w:bCs/>
          <w:color w:val="000000" w:themeColor="text1"/>
        </w:rPr>
        <w:t>tatistics</w:t>
      </w:r>
      <w:r w:rsidR="00946854" w:rsidRPr="0086733A">
        <w:rPr>
          <w:rFonts w:cs="Calibri"/>
          <w:b/>
          <w:bCs/>
          <w:color w:val="000000" w:themeColor="text1"/>
        </w:rPr>
        <w:t>.</w:t>
      </w:r>
      <w:r w:rsidR="00641BFF" w:rsidRPr="0086733A">
        <w:rPr>
          <w:rFonts w:cs="Calibri"/>
          <w:b/>
          <w:bCs/>
          <w:color w:val="000000" w:themeColor="text1"/>
        </w:rPr>
        <w:t xml:space="preserve"> </w:t>
      </w:r>
      <w:r w:rsidR="00E65D85" w:rsidRPr="00E65D85">
        <w:rPr>
          <w:rFonts w:cs="Calibri"/>
          <w:b/>
          <w:bCs/>
          <w:i/>
          <w:iCs/>
          <w:color w:val="000000" w:themeColor="text1"/>
        </w:rPr>
        <w:t>Source:</w:t>
      </w:r>
      <w:r w:rsidR="00E65D85" w:rsidRPr="00D62EED">
        <w:rPr>
          <w:rFonts w:cs="Calibri"/>
          <w:color w:val="000000" w:themeColor="text1"/>
        </w:rPr>
        <w:t xml:space="preserve"> </w:t>
      </w:r>
      <w:r w:rsidR="00866ED2">
        <w:rPr>
          <w:rFonts w:cs="Calibri"/>
          <w:color w:val="000000" w:themeColor="text1"/>
        </w:rPr>
        <w:t>M</w:t>
      </w:r>
      <w:r w:rsidR="00CE201E">
        <w:rPr>
          <w:rFonts w:cs="Calibri"/>
          <w:color w:val="000000" w:themeColor="text1"/>
        </w:rPr>
        <w:t xml:space="preserve">acrocycles reported here were </w:t>
      </w:r>
      <w:r w:rsidR="00872856">
        <w:rPr>
          <w:rFonts w:cs="Calibri"/>
          <w:color w:val="000000" w:themeColor="text1"/>
        </w:rPr>
        <w:t xml:space="preserve">obtained </w:t>
      </w:r>
      <w:r w:rsidR="00CE201E">
        <w:rPr>
          <w:rFonts w:cs="Calibri"/>
          <w:color w:val="000000" w:themeColor="text1"/>
        </w:rPr>
        <w:t xml:space="preserve">from both </w:t>
      </w:r>
      <w:r w:rsidR="00866ED2">
        <w:rPr>
          <w:rFonts w:cs="Calibri"/>
          <w:color w:val="000000" w:themeColor="text1"/>
        </w:rPr>
        <w:t xml:space="preserve">journals, and patents, </w:t>
      </w:r>
      <w:r w:rsidR="00E65D85" w:rsidRPr="00D62EED">
        <w:rPr>
          <w:rFonts w:cs="Calibri"/>
          <w:color w:val="000000" w:themeColor="text1"/>
        </w:rPr>
        <w:t>consists of 5646 macrocycles collected from 103 journal publications and 9 patents during 2006-</w:t>
      </w:r>
      <w:r w:rsidR="00E65D85" w:rsidRPr="006A22AE">
        <w:rPr>
          <w:rFonts w:cs="Calibri"/>
          <w:color w:val="000000" w:themeColor="text1"/>
          <w:highlight w:val="yellow"/>
        </w:rPr>
        <w:t>2023</w:t>
      </w:r>
      <w:r w:rsidR="00A9251B" w:rsidRPr="006A22AE">
        <w:rPr>
          <w:rFonts w:cs="Calibri"/>
          <w:color w:val="000000" w:themeColor="text1"/>
          <w:highlight w:val="yellow"/>
        </w:rPr>
        <w:t xml:space="preserve"> (</w:t>
      </w:r>
      <w:r w:rsidR="00490A49" w:rsidRPr="00490A49">
        <w:rPr>
          <w:rFonts w:cs="Calibri"/>
          <w:i/>
          <w:iCs/>
          <w:color w:val="000000" w:themeColor="text1"/>
          <w:highlight w:val="yellow"/>
        </w:rPr>
        <w:t>last updated July 2023</w:t>
      </w:r>
      <w:r w:rsidR="00A9251B" w:rsidRPr="006A22AE">
        <w:rPr>
          <w:rFonts w:cs="Calibri"/>
          <w:color w:val="000000" w:themeColor="text1"/>
          <w:highlight w:val="yellow"/>
        </w:rPr>
        <w:t>)</w:t>
      </w:r>
      <w:r w:rsidR="00E65D85" w:rsidRPr="006A22AE">
        <w:rPr>
          <w:rFonts w:cs="Calibri"/>
          <w:color w:val="000000" w:themeColor="text1"/>
          <w:highlight w:val="yellow"/>
        </w:rPr>
        <w:t>.</w:t>
      </w:r>
      <w:r w:rsidR="00E65D85" w:rsidRPr="00D62EED">
        <w:rPr>
          <w:rFonts w:cs="Calibri"/>
          <w:color w:val="000000" w:themeColor="text1"/>
        </w:rPr>
        <w:t xml:space="preserve"> Out of 5646 macrocycle records, 84%, 4%, and 11% of macrocycles are from journal articles, patents, and the ChEMBL repository, respectively.</w:t>
      </w:r>
      <w:r w:rsidR="00B0681D">
        <w:rPr>
          <w:rFonts w:cs="Calibri"/>
          <w:b/>
          <w:bCs/>
          <w:color w:val="000000" w:themeColor="text1"/>
        </w:rPr>
        <w:t xml:space="preserve"> </w:t>
      </w:r>
      <w:r w:rsidR="00D62EED" w:rsidRPr="00E65D85">
        <w:rPr>
          <w:rFonts w:cs="Calibri"/>
          <w:b/>
          <w:bCs/>
          <w:i/>
          <w:iCs/>
          <w:color w:val="000000" w:themeColor="text1"/>
        </w:rPr>
        <w:t>Assay:</w:t>
      </w:r>
      <w:r w:rsidR="00D62EED" w:rsidRPr="00D62EED">
        <w:rPr>
          <w:rFonts w:cs="Calibri"/>
          <w:color w:val="000000" w:themeColor="text1"/>
        </w:rPr>
        <w:t xml:space="preserve"> </w:t>
      </w:r>
      <w:r w:rsidR="005B310B" w:rsidRPr="00D62EED">
        <w:rPr>
          <w:rFonts w:cs="Calibri"/>
          <w:color w:val="000000" w:themeColor="text1"/>
        </w:rPr>
        <w:t>In total, the compounds provided in the database are divided into five major cell permeability assay categories</w:t>
      </w:r>
      <w:r w:rsidR="00EE31ED">
        <w:rPr>
          <w:rFonts w:cs="Calibri"/>
          <w:color w:val="000000" w:themeColor="text1"/>
        </w:rPr>
        <w:t xml:space="preserve"> (</w:t>
      </w:r>
      <w:r w:rsidR="00EE31ED" w:rsidRPr="00EE31ED">
        <w:rPr>
          <w:rFonts w:cs="Calibri"/>
          <w:b/>
          <w:bCs/>
          <w:color w:val="000000" w:themeColor="text1"/>
        </w:rPr>
        <w:t>Fig. 3b</w:t>
      </w:r>
      <w:r w:rsidR="00EE31ED">
        <w:rPr>
          <w:rFonts w:cs="Calibri"/>
          <w:color w:val="000000" w:themeColor="text1"/>
        </w:rPr>
        <w:t>)</w:t>
      </w:r>
      <w:r w:rsidR="005B310B" w:rsidRPr="00D62EED">
        <w:rPr>
          <w:rFonts w:cs="Calibri"/>
          <w:color w:val="000000" w:themeColor="text1"/>
        </w:rPr>
        <w:t>, namely, PAMPA, Caco-2, MDCK, RRCK, and others (or none of the above).</w:t>
      </w:r>
      <w:r w:rsidR="005B310B">
        <w:rPr>
          <w:rFonts w:cs="Calibri"/>
          <w:color w:val="000000" w:themeColor="text1"/>
        </w:rPr>
        <w:t xml:space="preserve"> </w:t>
      </w:r>
      <w:r w:rsidR="00D62EED" w:rsidRPr="00D62EED">
        <w:rPr>
          <w:rFonts w:cs="Calibri"/>
          <w:color w:val="000000" w:themeColor="text1"/>
        </w:rPr>
        <w:t>Macrocycles with PAMPA-based passive permeability records account for 67%, among which 91% (3462 macrocycles) are from one publication.</w:t>
      </w:r>
      <w:r w:rsidR="00E65D85" w:rsidRPr="0022044B">
        <w:rPr>
          <w:rFonts w:cs="Calibri"/>
          <w:color w:val="000000" w:themeColor="text1"/>
        </w:rPr>
        <w:fldChar w:fldCharType="begin"/>
      </w:r>
      <w:r w:rsidR="00E64A41">
        <w:rPr>
          <w:rFonts w:cs="Calibri"/>
          <w:color w:val="000000" w:themeColor="text1"/>
        </w:rPr>
        <w:instrText xml:space="preserve"> ADDIN EN.CITE &lt;EndNote&gt;&lt;Cite&gt;&lt;Author&gt;Rzepiela&lt;/Author&gt;&lt;Year&gt;2022&lt;/Year&gt;&lt;RecNum&gt;23&lt;/RecNum&gt;&lt;DisplayText&gt;&lt;style face="superscript"&gt;30&lt;/style&gt;&lt;/DisplayText&gt;&lt;record&gt;&lt;rec-number&gt;23&lt;/rec-number&gt;&lt;foreign-keys&gt;&lt;key app="EN" db-id="xxdz9d2rnefr5sewxab5tz5darzepa2fw2a9" timestamp="1710418559"&gt;23&lt;/key&gt;&lt;/foreign-keys&gt;&lt;ref-type name="Journal Article"&gt;17&lt;/ref-type&gt;&lt;contributors&gt;&lt;authors&gt;&lt;author&gt;Rzepiela, A. A.&lt;/author&gt;&lt;author&gt;Viarengo-Baker, L. A.&lt;/author&gt;&lt;author&gt;Tatarskii, V.&lt;/author&gt;&lt;author&gt;Kombarov, R.&lt;/author&gt;&lt;author&gt;Whitty, A.&lt;/author&gt;&lt;/authors&gt;&lt;/contributors&gt;&lt;auth-address&gt;Pyxis Discovery, Delftechpark 26, 2628XH Delft, The Netherlands.&amp;#xD;Department of Chemistry, Boston University, 590 Commonwealth Avenue, Boston, Massachusetts 02215, United States.&amp;#xD;Asinex Corporation, 101 N Chestnut St # 104, Winston-Salem, North Carolina 27101,United States.&amp;#xD;Center for Molecular Discovery, Boston University, 24 Cummington Mall, Boston, Massachusetts 02215, United States.&lt;/auth-address&gt;&lt;titles&gt;&lt;title&gt;Conformational Effects on the Passive Membrane Permeability of Synthetic Macrocycles&lt;/title&gt;&lt;secondary-title&gt;J Med Chem&lt;/secondary-title&gt;&lt;/titles&gt;&lt;periodical&gt;&lt;full-title&gt;J Med Chem&lt;/full-title&gt;&lt;/periodical&gt;&lt;pages&gt;10300-10317&lt;/pages&gt;&lt;volume&gt;65&lt;/volume&gt;&lt;number&gt;15&lt;/number&gt;&lt;edition&gt;20220721&lt;/edition&gt;&lt;keywords&gt;&lt;keyword&gt;Cell Membrane Permeability&lt;/keyword&gt;&lt;keyword&gt;*Macrocyclic Compounds/chemistry/pharmacology&lt;/keyword&gt;&lt;keyword&gt;Molecular Conformation&lt;/keyword&gt;&lt;keyword&gt;Permeability&lt;/keyword&gt;&lt;/keywords&gt;&lt;dates&gt;&lt;year&gt;2022&lt;/year&gt;&lt;pub-dates&gt;&lt;date&gt;Aug 11&lt;/date&gt;&lt;/pub-dates&gt;&lt;/dates&gt;&lt;isbn&gt;1520-4804 (Electronic)&amp;#xD;0022-2623 (Linking)&lt;/isbn&gt;&lt;accession-num&gt;35861996&lt;/accession-num&gt;&lt;urls&gt;&lt;related-urls&gt;&lt;url&gt;https://www.ncbi.nlm.nih.gov/pubmed/35861996&lt;/url&gt;&lt;/related-urls&gt;&lt;/urls&gt;&lt;electronic-resource-num&gt;10.1021/acs.jmedchem.1c02090&lt;/electronic-resource-num&gt;&lt;remote-database-name&gt;Medline&lt;/remote-database-name&gt;&lt;remote-database-provider&gt;NLM&lt;/remote-database-provider&gt;&lt;/record&gt;&lt;/Cite&gt;&lt;/EndNote&gt;</w:instrText>
      </w:r>
      <w:r w:rsidR="00E65D85" w:rsidRPr="0022044B">
        <w:rPr>
          <w:rFonts w:cs="Calibri"/>
          <w:color w:val="000000" w:themeColor="text1"/>
        </w:rPr>
        <w:fldChar w:fldCharType="separate"/>
      </w:r>
      <w:r w:rsidR="00E64A41" w:rsidRPr="00E64A41">
        <w:rPr>
          <w:rFonts w:cs="Calibri"/>
          <w:noProof/>
          <w:color w:val="000000" w:themeColor="text1"/>
          <w:vertAlign w:val="superscript"/>
        </w:rPr>
        <w:t>30</w:t>
      </w:r>
      <w:r w:rsidR="00E65D85" w:rsidRPr="0022044B">
        <w:rPr>
          <w:rFonts w:cs="Calibri"/>
          <w:color w:val="000000" w:themeColor="text1"/>
        </w:rPr>
        <w:fldChar w:fldCharType="end"/>
      </w:r>
      <w:r w:rsidR="00D62EED" w:rsidRPr="00D62EED">
        <w:rPr>
          <w:rFonts w:cs="Calibri"/>
          <w:color w:val="000000" w:themeColor="text1"/>
        </w:rPr>
        <w:t xml:space="preserve"> This publication contains log (</w:t>
      </w:r>
      <w:proofErr w:type="spellStart"/>
      <w:r w:rsidR="00D62EED" w:rsidRPr="00D62EED">
        <w:rPr>
          <w:rFonts w:cs="Calibri"/>
          <w:color w:val="000000" w:themeColor="text1"/>
        </w:rPr>
        <w:t>P</w:t>
      </w:r>
      <w:r w:rsidR="00D62EED" w:rsidRPr="00CE14BB">
        <w:rPr>
          <w:rFonts w:cs="Calibri"/>
          <w:color w:val="000000" w:themeColor="text1"/>
          <w:vertAlign w:val="subscript"/>
        </w:rPr>
        <w:t>eff</w:t>
      </w:r>
      <w:proofErr w:type="spellEnd"/>
      <w:r w:rsidR="00D62EED" w:rsidRPr="00D62EED">
        <w:rPr>
          <w:rFonts w:cs="Calibri"/>
          <w:color w:val="000000" w:themeColor="text1"/>
        </w:rPr>
        <w:t>) measured under consistent experimental conditions, making it one of the largest sources of macrocyclic data with cell permeability available in the public domain. The next highest number of data records is based on the Caco-2 assay, comprising 26% (1504) of macrocycles. Approximately 450 compounds had efflux ratio (ER) data, a measure of the ratio of P</w:t>
      </w:r>
      <w:r w:rsidR="00D62EED" w:rsidRPr="0014527E">
        <w:rPr>
          <w:rFonts w:cs="Calibri"/>
          <w:color w:val="000000" w:themeColor="text1"/>
          <w:vertAlign w:val="subscript"/>
        </w:rPr>
        <w:t>app</w:t>
      </w:r>
      <w:r w:rsidR="00D62EED" w:rsidRPr="00D62EED">
        <w:rPr>
          <w:rFonts w:cs="Calibri"/>
          <w:color w:val="000000" w:themeColor="text1"/>
        </w:rPr>
        <w:t xml:space="preserve"> in the apical to basal (AB) direction to the basal to apical (BA) direction, often used to determine whether a compound undergoes active efflux. Moreover, efflux ratio with inhibitor (ER+) is also provided for 111 macrocycles. Out of 1504 macrocycles, log (P</w:t>
      </w:r>
      <w:r w:rsidR="00D62EED" w:rsidRPr="004707A5">
        <w:rPr>
          <w:rFonts w:cs="Calibri"/>
          <w:color w:val="000000" w:themeColor="text1"/>
          <w:vertAlign w:val="subscript"/>
        </w:rPr>
        <w:t>app</w:t>
      </w:r>
      <w:r w:rsidR="00D62EED" w:rsidRPr="00D62EED">
        <w:rPr>
          <w:rFonts w:cs="Calibri"/>
          <w:color w:val="000000" w:themeColor="text1"/>
        </w:rPr>
        <w:t>) AB and log (P</w:t>
      </w:r>
      <w:r w:rsidR="00D62EED" w:rsidRPr="004707A5">
        <w:rPr>
          <w:rFonts w:cs="Calibri"/>
          <w:color w:val="000000" w:themeColor="text1"/>
          <w:vertAlign w:val="subscript"/>
        </w:rPr>
        <w:t>app</w:t>
      </w:r>
      <w:r w:rsidR="00D62EED" w:rsidRPr="00D62EED">
        <w:rPr>
          <w:rFonts w:cs="Calibri"/>
          <w:color w:val="000000" w:themeColor="text1"/>
        </w:rPr>
        <w:t>) BA data were available for 415 and 337 macrocycles, respectively, with and without cocktail efflux inhibitors. Another commonly used cell-based permeability assay, MDCK, has 268 compounds with cell permeability data, including 11 compounds with efflux ratio and 118 compounds with log (P</w:t>
      </w:r>
      <w:r w:rsidR="00D62EED" w:rsidRPr="006E5D4F">
        <w:rPr>
          <w:rFonts w:cs="Calibri"/>
          <w:color w:val="000000" w:themeColor="text1"/>
          <w:vertAlign w:val="subscript"/>
        </w:rPr>
        <w:t>app</w:t>
      </w:r>
      <w:r w:rsidR="00D62EED" w:rsidRPr="00D62EED">
        <w:rPr>
          <w:rFonts w:cs="Calibri"/>
          <w:color w:val="000000" w:themeColor="text1"/>
        </w:rPr>
        <w:t>) AB. Not many macrocycles have RRCK data</w:t>
      </w:r>
      <w:r w:rsidR="00BB70A4">
        <w:rPr>
          <w:rFonts w:cs="Calibri"/>
          <w:color w:val="000000" w:themeColor="text1"/>
        </w:rPr>
        <w:t xml:space="preserve"> (</w:t>
      </w:r>
      <w:r w:rsidR="00BB70A4" w:rsidRPr="00BB70A4">
        <w:rPr>
          <w:rFonts w:cs="Calibri"/>
          <w:i/>
          <w:iCs/>
          <w:color w:val="000000" w:themeColor="text1"/>
        </w:rPr>
        <w:t>n=7</w:t>
      </w:r>
      <w:r w:rsidR="00BB70A4">
        <w:rPr>
          <w:rFonts w:cs="Calibri"/>
          <w:color w:val="000000" w:themeColor="text1"/>
        </w:rPr>
        <w:t>)</w:t>
      </w:r>
      <w:r w:rsidR="00D62EED" w:rsidRPr="00D62EED">
        <w:rPr>
          <w:rFonts w:cs="Calibri"/>
          <w:color w:val="000000" w:themeColor="text1"/>
        </w:rPr>
        <w:t>, and there are also 98 compounds that have cell permeability data but do not belong to any of the above assay categories. However, log (P</w:t>
      </w:r>
      <w:r w:rsidR="00D62EED" w:rsidRPr="004707A5">
        <w:rPr>
          <w:rFonts w:cs="Calibri"/>
          <w:color w:val="000000" w:themeColor="text1"/>
          <w:vertAlign w:val="subscript"/>
        </w:rPr>
        <w:t>app</w:t>
      </w:r>
      <w:r w:rsidR="00D62EED" w:rsidRPr="00D62EED">
        <w:rPr>
          <w:rFonts w:cs="Calibri"/>
          <w:color w:val="000000" w:themeColor="text1"/>
        </w:rPr>
        <w:t>) AB is provided for 52 compounds and ER for 46 compounds, for which the cell permeability is primarily measured with LLC-PK1 cells.</w:t>
      </w:r>
    </w:p>
    <w:p w14:paraId="76D0DF9D" w14:textId="77777777" w:rsidR="00F7165D" w:rsidRDefault="00F7165D" w:rsidP="00D62EED">
      <w:pPr>
        <w:rPr>
          <w:rFonts w:cs="Calibri"/>
          <w:color w:val="000000" w:themeColor="text1"/>
        </w:rPr>
      </w:pPr>
    </w:p>
    <w:p w14:paraId="79B19E95" w14:textId="152E5E99" w:rsidR="00F7165D" w:rsidRDefault="00C21FB2" w:rsidP="00F7165D">
      <w:commentRangeStart w:id="68"/>
      <w:r w:rsidRPr="00C21FB2">
        <w:rPr>
          <w:noProof/>
        </w:rPr>
        <w:lastRenderedPageBreak/>
        <w:drawing>
          <wp:inline distT="0" distB="0" distL="0" distR="0" wp14:anchorId="2EEFBE71" wp14:editId="7E40BCFC">
            <wp:extent cx="5292090" cy="2950845"/>
            <wp:effectExtent l="0" t="0" r="3810" b="0"/>
            <wp:docPr id="208189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708" name="Picture 1" descr="A screenshot of a computer&#10;&#10;Description automatically generated"/>
                    <pic:cNvPicPr/>
                  </pic:nvPicPr>
                  <pic:blipFill>
                    <a:blip r:embed="rId18"/>
                    <a:stretch>
                      <a:fillRect/>
                    </a:stretch>
                  </pic:blipFill>
                  <pic:spPr>
                    <a:xfrm>
                      <a:off x="0" y="0"/>
                      <a:ext cx="5292090" cy="2950845"/>
                    </a:xfrm>
                    <a:prstGeom prst="rect">
                      <a:avLst/>
                    </a:prstGeom>
                  </pic:spPr>
                </pic:pic>
              </a:graphicData>
            </a:graphic>
          </wp:inline>
        </w:drawing>
      </w:r>
      <w:commentRangeEnd w:id="68"/>
      <w:r w:rsidR="00292C71">
        <w:rPr>
          <w:rStyle w:val="a3"/>
        </w:rPr>
        <w:commentReference w:id="68"/>
      </w:r>
    </w:p>
    <w:p w14:paraId="2E1DA7D1" w14:textId="77777777" w:rsidR="00F7165D" w:rsidRDefault="00F7165D" w:rsidP="00F7165D"/>
    <w:p w14:paraId="42BBC47C" w14:textId="6466D020" w:rsidR="00F7165D" w:rsidRDefault="00F7165D" w:rsidP="00F7165D">
      <w:r w:rsidRPr="00C12523">
        <w:rPr>
          <w:b/>
          <w:bCs/>
        </w:rPr>
        <w:t xml:space="preserve">Figure 3: </w:t>
      </w:r>
      <w:r w:rsidR="00146CE0" w:rsidRPr="00146CE0">
        <w:t xml:space="preserve">a) </w:t>
      </w:r>
      <w:r w:rsidRPr="00E10B0F">
        <w:t xml:space="preserve">Nested-pie chart of cell permeability data for macrocycles. </w:t>
      </w:r>
      <w:r w:rsidR="00C21FB2">
        <w:t>b</w:t>
      </w:r>
      <w:r w:rsidRPr="00E10B0F">
        <w:t>)</w:t>
      </w:r>
      <w:r>
        <w:rPr>
          <w:b/>
          <w:bCs/>
        </w:rPr>
        <w:t xml:space="preserve"> </w:t>
      </w:r>
      <w:r w:rsidRPr="00C12523">
        <w:t>TMAP visualization of the non-peptidic macrocyclic dataset</w:t>
      </w:r>
      <w:r>
        <w:t xml:space="preserve"> (</w:t>
      </w:r>
      <w:r w:rsidRPr="00C65DBB">
        <w:rPr>
          <w:i/>
          <w:iCs/>
        </w:rPr>
        <w:t>n=5646</w:t>
      </w:r>
      <w:r>
        <w:t>)</w:t>
      </w:r>
      <w:r w:rsidRPr="00C12523">
        <w:t>. Various assays and features are highlighted.</w:t>
      </w:r>
      <w:r>
        <w:t xml:space="preserve"> </w:t>
      </w:r>
      <w:r w:rsidRPr="00C12523">
        <w:t>(</w:t>
      </w:r>
      <w:r w:rsidR="00C21FB2">
        <w:t>c</w:t>
      </w:r>
      <w:r w:rsidRPr="00C12523">
        <w:t>) Molecular property distribution of macrocycles included in the database is shown, with 2D molecular features representing size, lipophilicity, polarity, flexibility, and amide ratio.</w:t>
      </w:r>
    </w:p>
    <w:p w14:paraId="0D3804A3" w14:textId="77777777" w:rsidR="00F95F2E" w:rsidRPr="00C12523" w:rsidRDefault="00F95F2E" w:rsidP="00F7165D"/>
    <w:p w14:paraId="7A3B93CA" w14:textId="42582B9B" w:rsidR="00A02F61" w:rsidRDefault="005A3D5E" w:rsidP="000203DD">
      <w:pPr>
        <w:rPr>
          <w:rFonts w:cs="Calibri"/>
          <w:color w:val="000000" w:themeColor="text1"/>
        </w:rPr>
      </w:pPr>
      <w:r>
        <w:rPr>
          <w:b/>
          <w:bCs/>
        </w:rPr>
        <w:t>Macrocycle d</w:t>
      </w:r>
      <w:r w:rsidR="00C31ECD">
        <w:rPr>
          <w:b/>
          <w:bCs/>
        </w:rPr>
        <w:t>iversity</w:t>
      </w:r>
      <w:r w:rsidR="00706388">
        <w:rPr>
          <w:b/>
          <w:bCs/>
        </w:rPr>
        <w:t xml:space="preserve">: </w:t>
      </w:r>
      <w:r w:rsidR="00B47A6C">
        <w:t>Structural diversity and permeability data were characterized using molecular properties and fingerprints. TMap</w:t>
      </w:r>
      <w:r w:rsidR="001F2196">
        <w:fldChar w:fldCharType="begin"/>
      </w:r>
      <w:r w:rsidR="00E64A41">
        <w:instrText xml:space="preserve"> ADDIN EN.CITE &lt;EndNote&gt;&lt;Cite&gt;&lt;Author&gt;Probst&lt;/Author&gt;&lt;Year&gt;2020&lt;/Year&gt;&lt;RecNum&gt;22&lt;/RecNum&gt;&lt;DisplayText&gt;&lt;style face="superscript"&gt;31&lt;/style&gt;&lt;/DisplayText&gt;&lt;record&gt;&lt;rec-number&gt;22&lt;/rec-number&gt;&lt;foreign-keys&gt;&lt;key app="EN" db-id="xxdz9d2rnefr5sewxab5tz5darzepa2fw2a9" timestamp="1710417711"&gt;22&lt;/key&gt;&lt;/foreign-keys&gt;&lt;ref-type name="Journal Article"&gt;17&lt;/ref-type&gt;&lt;contributors&gt;&lt;authors&gt;&lt;author&gt;Probst, Daniel&lt;/author&gt;&lt;author&gt;Reymond, Jean-Louis&lt;/author&gt;&lt;/authors&gt;&lt;/contributors&gt;&lt;titles&gt;&lt;title&gt;Visualization of very large high-dimensional data sets as minimum spanning trees&lt;/title&gt;&lt;secondary-title&gt;Journal of Cheminformatics&lt;/secondary-title&gt;&lt;/titles&gt;&lt;periodical&gt;&lt;full-title&gt;Journal of Cheminformatics&lt;/full-title&gt;&lt;/periodical&gt;&lt;pages&gt;12&lt;/pages&gt;&lt;volume&gt;12&lt;/volume&gt;&lt;number&gt;1&lt;/number&gt;&lt;dates&gt;&lt;year&gt;2020&lt;/year&gt;&lt;pub-dates&gt;&lt;date&gt;2020/02/12&lt;/date&gt;&lt;/pub-dates&gt;&lt;/dates&gt;&lt;isbn&gt;1758-2946&lt;/isbn&gt;&lt;urls&gt;&lt;related-urls&gt;&lt;url&gt;https://doi.org/10.1186/s13321-020-0416-x&lt;/url&gt;&lt;/related-urls&gt;&lt;/urls&gt;&lt;electronic-resource-num&gt;10.1186/s13321-020-0416-x&lt;/electronic-resource-num&gt;&lt;/record&gt;&lt;/Cite&gt;&lt;/EndNote&gt;</w:instrText>
      </w:r>
      <w:r w:rsidR="001F2196">
        <w:fldChar w:fldCharType="separate"/>
      </w:r>
      <w:r w:rsidR="00E64A41" w:rsidRPr="00E64A41">
        <w:rPr>
          <w:noProof/>
          <w:vertAlign w:val="superscript"/>
        </w:rPr>
        <w:t>31</w:t>
      </w:r>
      <w:r w:rsidR="001F2196">
        <w:fldChar w:fldCharType="end"/>
      </w:r>
      <w:r w:rsidR="00B47A6C">
        <w:t xml:space="preserve"> was used to characterize the data, a tree-based high-dimensional visualization tool, provides both local and distance structural cluster information. It clearly indicates that the data provided as a web server in this study are structurally diverse,</w:t>
      </w:r>
      <w:r w:rsidR="00B13B19" w:rsidRPr="00B13B19">
        <w:t xml:space="preserve"> </w:t>
      </w:r>
      <w:r w:rsidR="00B13B19" w:rsidRPr="00752DAE">
        <w:t xml:space="preserve">with </w:t>
      </w:r>
      <w:r w:rsidR="00B13B19">
        <w:t xml:space="preserve">cell permeability </w:t>
      </w:r>
      <w:r w:rsidR="00B13B19" w:rsidRPr="00752DAE">
        <w:t>assay information for the compounds also demonstrating significant diversity</w:t>
      </w:r>
      <w:r w:rsidR="00DA40F6">
        <w:t xml:space="preserve"> (</w:t>
      </w:r>
      <w:r w:rsidR="00DA40F6" w:rsidRPr="00DA40F6">
        <w:rPr>
          <w:b/>
          <w:bCs/>
        </w:rPr>
        <w:t>Fig. 3c</w:t>
      </w:r>
      <w:r w:rsidR="00DA40F6">
        <w:t>)</w:t>
      </w:r>
      <w:r w:rsidR="00B13B19" w:rsidRPr="00752DAE">
        <w:t xml:space="preserve">. </w:t>
      </w:r>
      <w:r w:rsidR="00B47A6C">
        <w:t xml:space="preserve"> </w:t>
      </w:r>
      <w:r w:rsidR="00536696" w:rsidRPr="00536696">
        <w:rPr>
          <w:rFonts w:cs="Calibri"/>
          <w:color w:val="000000" w:themeColor="text1"/>
        </w:rPr>
        <w:t xml:space="preserve">The dataset consists of both non-peptide and semi-peptide macrocycles. The semi-peptides are situated on the right side of the </w:t>
      </w:r>
      <w:proofErr w:type="spellStart"/>
      <w:r w:rsidR="00536696" w:rsidRPr="00536696">
        <w:rPr>
          <w:rFonts w:cs="Calibri"/>
          <w:color w:val="000000" w:themeColor="text1"/>
        </w:rPr>
        <w:t>TMap</w:t>
      </w:r>
      <w:proofErr w:type="spellEnd"/>
      <w:r w:rsidR="00536696" w:rsidRPr="00536696">
        <w:rPr>
          <w:rFonts w:cs="Calibri"/>
          <w:color w:val="000000" w:themeColor="text1"/>
        </w:rPr>
        <w:t>, exhibiting a higher fraction of sp3 carbons and relatively larger macrocyclic ring sizes compared to non-peptide macrocycles, which are predominantly represented by the macrocycles from the Rzepiela et al. dataset</w:t>
      </w:r>
      <w:r w:rsidR="00AB322B">
        <w:rPr>
          <w:rFonts w:cs="Calibri"/>
          <w:color w:val="000000" w:themeColor="text1"/>
        </w:rPr>
        <w:t xml:space="preserve"> (</w:t>
      </w:r>
      <w:r w:rsidR="00AB322B" w:rsidRPr="00AB322B">
        <w:rPr>
          <w:rFonts w:cs="Calibri"/>
          <w:i/>
          <w:iCs/>
          <w:color w:val="000000" w:themeColor="text1"/>
          <w:highlight w:val="yellow"/>
        </w:rPr>
        <w:t>n = ~3500</w:t>
      </w:r>
      <w:r w:rsidR="00AB322B">
        <w:rPr>
          <w:rFonts w:cs="Calibri"/>
          <w:color w:val="000000" w:themeColor="text1"/>
        </w:rPr>
        <w:t>)</w:t>
      </w:r>
      <w:r w:rsidR="00F63A52">
        <w:rPr>
          <w:rFonts w:cs="Calibri"/>
          <w:color w:val="000000" w:themeColor="text1"/>
          <w:shd w:val="clear" w:color="auto" w:fill="FFFFFF"/>
        </w:rPr>
        <w:t>.</w:t>
      </w:r>
      <w:r w:rsidR="000B2F7F" w:rsidRPr="00F63A52">
        <w:rPr>
          <w:rFonts w:cs="Calibri"/>
          <w:color w:val="000000" w:themeColor="text1"/>
        </w:rPr>
        <w:fldChar w:fldCharType="begin"/>
      </w:r>
      <w:r w:rsidR="00E64A41">
        <w:rPr>
          <w:rFonts w:cs="Calibri"/>
          <w:color w:val="000000" w:themeColor="text1"/>
        </w:rPr>
        <w:instrText xml:space="preserve"> ADDIN EN.CITE &lt;EndNote&gt;&lt;Cite&gt;&lt;Author&gt;Rzepiela&lt;/Author&gt;&lt;Year&gt;2022&lt;/Year&gt;&lt;RecNum&gt;23&lt;/RecNum&gt;&lt;DisplayText&gt;&lt;style face="superscript"&gt;30&lt;/style&gt;&lt;/DisplayText&gt;&lt;record&gt;&lt;rec-number&gt;23&lt;/rec-number&gt;&lt;foreign-keys&gt;&lt;key app="EN" db-id="xxdz9d2rnefr5sewxab5tz5darzepa2fw2a9" timestamp="1710418559"&gt;23&lt;/key&gt;&lt;/foreign-keys&gt;&lt;ref-type name="Journal Article"&gt;17&lt;/ref-type&gt;&lt;contributors&gt;&lt;authors&gt;&lt;author&gt;Rzepiela, A. A.&lt;/author&gt;&lt;author&gt;Viarengo-Baker, L. A.&lt;/author&gt;&lt;author&gt;Tatarskii, V.&lt;/author&gt;&lt;author&gt;Kombarov, R.&lt;/author&gt;&lt;author&gt;Whitty, A.&lt;/author&gt;&lt;/authors&gt;&lt;/contributors&gt;&lt;auth-address&gt;Pyxis Discovery, Delftechpark 26, 2628XH Delft, The Netherlands.&amp;#xD;Department of Chemistry, Boston University, 590 Commonwealth Avenue, Boston, Massachusetts 02215, United States.&amp;#xD;Asinex Corporation, 101 N Chestnut St # 104, Winston-Salem, North Carolina 27101,United States.&amp;#xD;Center for Molecular Discovery, Boston University, 24 Cummington Mall, Boston, Massachusetts 02215, United States.&lt;/auth-address&gt;&lt;titles&gt;&lt;title&gt;Conformational Effects on the Passive Membrane Permeability of Synthetic Macrocycles&lt;/title&gt;&lt;secondary-title&gt;J Med Chem&lt;/secondary-title&gt;&lt;/titles&gt;&lt;periodical&gt;&lt;full-title&gt;J Med Chem&lt;/full-title&gt;&lt;/periodical&gt;&lt;pages&gt;10300-10317&lt;/pages&gt;&lt;volume&gt;65&lt;/volume&gt;&lt;number&gt;15&lt;/number&gt;&lt;edition&gt;20220721&lt;/edition&gt;&lt;keywords&gt;&lt;keyword&gt;Cell Membrane Permeability&lt;/keyword&gt;&lt;keyword&gt;*Macrocyclic Compounds/chemistry/pharmacology&lt;/keyword&gt;&lt;keyword&gt;Molecular Conformation&lt;/keyword&gt;&lt;keyword&gt;Permeability&lt;/keyword&gt;&lt;/keywords&gt;&lt;dates&gt;&lt;year&gt;2022&lt;/year&gt;&lt;pub-dates&gt;&lt;date&gt;Aug 11&lt;/date&gt;&lt;/pub-dates&gt;&lt;/dates&gt;&lt;isbn&gt;1520-4804 (Electronic)&amp;#xD;0022-2623 (Linking)&lt;/isbn&gt;&lt;accession-num&gt;35861996&lt;/accession-num&gt;&lt;urls&gt;&lt;related-urls&gt;&lt;url&gt;https://www.ncbi.nlm.nih.gov/pubmed/35861996&lt;/url&gt;&lt;/related-urls&gt;&lt;/urls&gt;&lt;electronic-resource-num&gt;10.1021/acs.jmedchem.1c02090&lt;/electronic-resource-num&gt;&lt;remote-database-name&gt;Medline&lt;/remote-database-name&gt;&lt;remote-database-provider&gt;NLM&lt;/remote-database-provider&gt;&lt;/record&gt;&lt;/Cite&gt;&lt;/EndNote&gt;</w:instrText>
      </w:r>
      <w:r w:rsidR="000B2F7F" w:rsidRPr="00F63A52">
        <w:rPr>
          <w:rFonts w:cs="Calibri"/>
          <w:color w:val="000000" w:themeColor="text1"/>
        </w:rPr>
        <w:fldChar w:fldCharType="separate"/>
      </w:r>
      <w:r w:rsidR="00E64A41" w:rsidRPr="00E64A41">
        <w:rPr>
          <w:rFonts w:cs="Calibri"/>
          <w:noProof/>
          <w:color w:val="000000" w:themeColor="text1"/>
          <w:vertAlign w:val="superscript"/>
        </w:rPr>
        <w:t>30</w:t>
      </w:r>
      <w:r w:rsidR="000B2F7F" w:rsidRPr="00F63A52">
        <w:rPr>
          <w:rFonts w:cs="Calibri"/>
          <w:color w:val="000000" w:themeColor="text1"/>
        </w:rPr>
        <w:fldChar w:fldCharType="end"/>
      </w:r>
      <w:r w:rsidR="007A7FF8" w:rsidRPr="00F63A52">
        <w:rPr>
          <w:rFonts w:cs="Calibri"/>
          <w:color w:val="000000" w:themeColor="text1"/>
        </w:rPr>
        <w:t xml:space="preserve"> </w:t>
      </w:r>
    </w:p>
    <w:p w14:paraId="490D1066" w14:textId="77777777" w:rsidR="009769DE" w:rsidRDefault="009769DE" w:rsidP="00C96334">
      <w:pPr>
        <w:rPr>
          <w:b/>
        </w:rPr>
      </w:pPr>
    </w:p>
    <w:p w14:paraId="49548C74" w14:textId="56BB9189" w:rsidR="00C60F1B" w:rsidRPr="00C60F1B" w:rsidRDefault="00C96334" w:rsidP="00C60F1B">
      <w:pPr>
        <w:rPr>
          <w:b/>
          <w:bCs/>
        </w:rPr>
      </w:pPr>
      <w:r>
        <w:rPr>
          <w:b/>
          <w:bCs/>
        </w:rPr>
        <w:t>P</w:t>
      </w:r>
      <w:r w:rsidRPr="00AC07E7">
        <w:rPr>
          <w:b/>
          <w:bCs/>
        </w:rPr>
        <w:t>hysicochemical property analysis</w:t>
      </w:r>
      <w:r w:rsidR="00CA409A">
        <w:rPr>
          <w:b/>
          <w:bCs/>
        </w:rPr>
        <w:t>:</w:t>
      </w:r>
      <w:r w:rsidR="0059338A">
        <w:rPr>
          <w:b/>
          <w:bCs/>
        </w:rPr>
        <w:t xml:space="preserve"> </w:t>
      </w:r>
      <w:r w:rsidR="00C60F1B">
        <w:rPr>
          <w:b/>
          <w:bCs/>
        </w:rPr>
        <w:t xml:space="preserve"> </w:t>
      </w:r>
      <w:r w:rsidR="00C60F1B">
        <w:t xml:space="preserve">To assess the diversity and molecular characteristics of non-peptidic macrocycles deposited in this work, we </w:t>
      </w:r>
      <w:proofErr w:type="spellStart"/>
      <w:r w:rsidR="00C60F1B">
        <w:t>analyzed</w:t>
      </w:r>
      <w:proofErr w:type="spellEnd"/>
      <w:r w:rsidR="00C60F1B">
        <w:t xml:space="preserve"> the distribution of key molecular features representing size (molecular weight [MW], topological polar surface area [TPSA]), hydrogen bonding characteristics (hydrogen bond acceptors [HBA], hydrogen bond donors [HBD]), lipophilicity (cLogP), flexibility (number of rotatable bonds [</w:t>
      </w:r>
      <w:proofErr w:type="spellStart"/>
      <w:r w:rsidR="00C60F1B">
        <w:t>NRotB</w:t>
      </w:r>
      <w:proofErr w:type="spellEnd"/>
      <w:r w:rsidR="00C60F1B">
        <w:t>], Kier flexibility [φ]), and peptide nature (amide ratio). Most of the molecular descriptors adhere to the Lipinski</w:t>
      </w:r>
      <w:r w:rsidR="004223EF">
        <w:fldChar w:fldCharType="begin"/>
      </w:r>
      <w:r w:rsidR="004223EF">
        <w:instrText xml:space="preserve"> ADDIN EN.CITE &lt;EndNote&gt;&lt;Cite&gt;&lt;Author&gt;Lipinski&lt;/Author&gt;&lt;Year&gt;2001&lt;/Year&gt;&lt;RecNum&gt;24&lt;/RecNum&gt;&lt;DisplayText&gt;&lt;style face="superscript"&gt;26&lt;/style&gt;&lt;/DisplayText&gt;&lt;record&gt;&lt;rec-number&gt;24&lt;/rec-number&gt;&lt;foreign-keys&gt;&lt;key app="EN" db-id="xxdz9d2rnefr5sewxab5tz5darzepa2fw2a9" timestamp="1710509143"&gt;24&lt;/key&gt;&lt;/foreign-keys&gt;&lt;ref-type name="Journal Article"&gt;17&lt;/ref-type&gt;&lt;contributors&gt;&lt;authors&gt;&lt;author&gt;Lipinski, C. A.&lt;/author&gt;&lt;author&gt;Lombardo, F.&lt;/author&gt;&lt;author&gt;Dominy, B. W.&lt;/author&gt;&lt;author&gt;Feeney, P. J.&lt;/author&gt;&lt;/authors&gt;&lt;/contributors&gt;&lt;auth-address&gt;Central Research Division, Pfizer Inc., Groton, CT 06340, USA. LIPINSKI@PFIZER.COM&lt;/auth-address&gt;&lt;titles&gt;&lt;title&gt;Experimental and computational approaches to estimate solubility and permeability in drug discovery and development settings&lt;/title&gt;&lt;secondary-title&gt;Advanced Drug Delivery Reviews&lt;/secondary-title&gt;&lt;/titles&gt;&lt;periodical&gt;&lt;full-title&gt;Advanced Drug Delivery Reviews&lt;/full-title&gt;&lt;/periodical&gt;&lt;pages&gt;3-26&lt;/pages&gt;&lt;volume&gt;46&lt;/volume&gt;&lt;number&gt;1-3&lt;/number&gt;&lt;edition&gt;2001/03/22&lt;/edition&gt;&lt;keywords&gt;&lt;keyword&gt;Adsorption&lt;/keyword&gt;&lt;keyword&gt;Chemical Phenomena&lt;/keyword&gt;&lt;keyword&gt;Chemistry, Physical&lt;/keyword&gt;&lt;keyword&gt;*Computers&lt;/keyword&gt;&lt;keyword&gt;*Permeability&lt;/keyword&gt;&lt;keyword&gt;Pharmaceutical Preparations/*chemistry&lt;/keyword&gt;&lt;keyword&gt;Pharmacology/*instrumentation&lt;/keyword&gt;&lt;keyword&gt;*Solubility&lt;/keyword&gt;&lt;keyword&gt;Thermodynamics&lt;/keyword&gt;&lt;/keywords&gt;&lt;dates&gt;&lt;year&gt;2001&lt;/year&gt;&lt;pub-dates&gt;&lt;date&gt;Mar 1&lt;/date&gt;&lt;/pub-dates&gt;&lt;/dates&gt;&lt;isbn&gt;0169-409X (Print)&amp;#xD;0169-409X (Linking)&lt;/isbn&gt;&lt;accession-num&gt;11259830&lt;/accession-num&gt;&lt;urls&gt;&lt;related-urls&gt;&lt;url&gt;https://www.ncbi.nlm.nih.gov/pubmed/11259830&lt;/url&gt;&lt;/related-urls&gt;&lt;/urls&gt;&lt;electronic-resource-num&gt;10.1016/s0169-409x(00)00129-0&lt;/electronic-resource-num&gt;&lt;/record&gt;&lt;/Cite&gt;&lt;/EndNote&gt;</w:instrText>
      </w:r>
      <w:r w:rsidR="004223EF">
        <w:fldChar w:fldCharType="separate"/>
      </w:r>
      <w:r w:rsidR="004223EF" w:rsidRPr="004223EF">
        <w:rPr>
          <w:noProof/>
          <w:vertAlign w:val="superscript"/>
        </w:rPr>
        <w:t>26</w:t>
      </w:r>
      <w:r w:rsidR="004223EF">
        <w:fldChar w:fldCharType="end"/>
      </w:r>
      <w:r w:rsidR="00C60F1B">
        <w:t xml:space="preserve"> and Veber</w:t>
      </w:r>
      <w:r w:rsidR="0084191A">
        <w:fldChar w:fldCharType="begin"/>
      </w:r>
      <w:r w:rsidR="0084191A">
        <w:instrText xml:space="preserve"> ADDIN EN.CITE &lt;EndNote&gt;&lt;Cite&gt;&lt;Author&gt;Veber&lt;/Author&gt;&lt;Year&gt;2002&lt;/Year&gt;&lt;RecNum&gt;25&lt;/RecNum&gt;&lt;DisplayText&gt;&lt;style face="superscript"&gt;27&lt;/style&gt;&lt;/DisplayText&gt;&lt;record&gt;&lt;rec-number&gt;25&lt;/rec-number&gt;&lt;foreign-keys&gt;&lt;key app="EN" db-id="xxdz9d2rnefr5sewxab5tz5darzepa2fw2a9" timestamp="1710509159"&gt;25&lt;/key&gt;&lt;/foreign-keys&gt;&lt;ref-type name="Journal Article"&gt;17&lt;/ref-type&gt;&lt;contributors&gt;&lt;authors&gt;&lt;author&gt;Veber, Daniel F.&lt;/author&gt;&lt;author&gt;Johnson, Stephen R.&lt;/author&gt;&lt;author&gt;Cheng, Hung-Yuan&lt;/author&gt;&lt;author&gt;Smith, Brian R.&lt;/author&gt;&lt;author&gt;Ward, Keith W.&lt;/author&gt;&lt;author&gt;Kopple, Kenneth D.&lt;/author&gt;&lt;/authors&gt;&lt;/contributors&gt;&lt;titles&gt;&lt;title&gt;Molecular Properties That Influence the Oral Bioavailability of Drug Candidates&lt;/title&gt;&lt;secondary-title&gt;Journal of Medicinal Chemistry&lt;/secondary-title&gt;&lt;/titles&gt;&lt;periodical&gt;&lt;full-title&gt;Journal of Medicinal Chemistry&lt;/full-title&gt;&lt;/periodical&gt;&lt;pages&gt;2615-2623&lt;/pages&gt;&lt;volume&gt;45&lt;/volume&gt;&lt;number&gt;12&lt;/number&gt;&lt;dates&gt;&lt;year&gt;2002&lt;/year&gt;&lt;pub-dates&gt;&lt;date&gt;2002/06/01&lt;/date&gt;&lt;/pub-dates&gt;&lt;/dates&gt;&lt;publisher&gt;American Chemical Society&lt;/publisher&gt;&lt;isbn&gt;0022-2623&lt;/isbn&gt;&lt;urls&gt;&lt;related-urls&gt;&lt;url&gt;https://doi.org/10.1021/jm020017n&lt;/url&gt;&lt;/related-urls&gt;&lt;/urls&gt;&lt;electronic-resource-num&gt;10.1021/jm020017n&lt;/electronic-resource-num&gt;&lt;/record&gt;&lt;/Cite&gt;&lt;/EndNote&gt;</w:instrText>
      </w:r>
      <w:r w:rsidR="0084191A">
        <w:fldChar w:fldCharType="separate"/>
      </w:r>
      <w:r w:rsidR="0084191A" w:rsidRPr="0084191A">
        <w:rPr>
          <w:noProof/>
          <w:vertAlign w:val="superscript"/>
        </w:rPr>
        <w:t>27</w:t>
      </w:r>
      <w:r w:rsidR="0084191A">
        <w:fldChar w:fldCharType="end"/>
      </w:r>
      <w:r w:rsidR="00C60F1B">
        <w:t xml:space="preserve"> rule drug-like </w:t>
      </w:r>
      <w:r w:rsidR="0059012B">
        <w:t>cut-offs</w:t>
      </w:r>
      <w:r w:rsidR="00C60F1B">
        <w:t xml:space="preserve">, particularly size, HBA, HBD, and </w:t>
      </w:r>
      <w:proofErr w:type="spellStart"/>
      <w:r w:rsidR="00C60F1B">
        <w:t>NRotB</w:t>
      </w:r>
      <w:proofErr w:type="spellEnd"/>
      <w:r w:rsidR="00C60F1B">
        <w:t xml:space="preserve">, as the majority of this dataset was retrieved from the </w:t>
      </w:r>
      <w:r w:rsidR="0084191A">
        <w:t xml:space="preserve"> </w:t>
      </w:r>
      <w:proofErr w:type="spellStart"/>
      <w:r w:rsidR="0084191A">
        <w:t>Rzepiela</w:t>
      </w:r>
      <w:proofErr w:type="spellEnd"/>
      <w:r w:rsidR="0084191A">
        <w:t xml:space="preserve"> et al dataset</w:t>
      </w:r>
      <w:r w:rsidR="0084191A">
        <w:fldChar w:fldCharType="begin"/>
      </w:r>
      <w:r w:rsidR="0084191A">
        <w:instrText xml:space="preserve"> ADDIN EN.CITE &lt;EndNote&gt;&lt;Cite&gt;&lt;Author&gt;Rzepiela&lt;/Author&gt;&lt;Year&gt;2022&lt;/Year&gt;&lt;RecNum&gt;23&lt;/RecNum&gt;&lt;DisplayText&gt;&lt;style face="superscript"&gt;30&lt;/style&gt;&lt;/DisplayText&gt;&lt;record&gt;&lt;rec-number&gt;23&lt;/rec-number&gt;&lt;foreign-keys&gt;&lt;key app="EN" db-id="xxdz9d2rnefr5sewxab5tz5darzepa2fw2a9" timestamp="1710418559"&gt;23&lt;/key&gt;&lt;/foreign-keys&gt;&lt;ref-type name="Journal Article"&gt;17&lt;/ref-type&gt;&lt;contributors&gt;&lt;authors&gt;&lt;author&gt;Rzepiela, A. A.&lt;/author&gt;&lt;author&gt;Viarengo-Baker, L. A.&lt;/author&gt;&lt;author&gt;Tatarskii, V.&lt;/author&gt;&lt;author&gt;Kombarov, R.&lt;/author&gt;&lt;author&gt;Whitty, A.&lt;/author&gt;&lt;/authors&gt;&lt;/contributors&gt;&lt;auth-address&gt;Pyxis Discovery, Delftechpark 26, 2628XH Delft, The Netherlands.&amp;#xD;Department of Chemistry, Boston University, 590 Commonwealth Avenue, Boston, Massachusetts 02215, United States.&amp;#xD;Asinex Corporation, 101 N Chestnut St # 104, Winston-Salem, North Carolina 27101,United States.&amp;#xD;Center for Molecular Discovery, Boston University, 24 Cummington Mall, Boston, Massachusetts 02215, United States.&lt;/auth-address&gt;&lt;titles&gt;&lt;title&gt;Conformational Effects on the Passive Membrane Permeability of Synthetic Macrocycles&lt;/title&gt;&lt;secondary-title&gt;J Med Chem&lt;/secondary-title&gt;&lt;/titles&gt;&lt;periodical&gt;&lt;full-title&gt;J Med Chem&lt;/full-title&gt;&lt;/periodical&gt;&lt;pages&gt;10300-10317&lt;/pages&gt;&lt;volume&gt;65&lt;/volume&gt;&lt;number&gt;15&lt;/number&gt;&lt;edition&gt;20220721&lt;/edition&gt;&lt;keywords&gt;&lt;keyword&gt;Cell Membrane Permeability&lt;/keyword&gt;&lt;keyword&gt;*Macrocyclic Compounds/chemistry/pharmacology&lt;/keyword&gt;&lt;keyword&gt;Molecular Conformation&lt;/keyword&gt;&lt;keyword&gt;Permeability&lt;/keyword&gt;&lt;/keywords&gt;&lt;dates&gt;&lt;year&gt;2022&lt;/year&gt;&lt;pub-dates&gt;&lt;date&gt;Aug 11&lt;/date&gt;&lt;/pub-dates&gt;&lt;/dates&gt;&lt;isbn&gt;1520-4804 (Electronic)&amp;#xD;0022-2623 (Linking)&lt;/isbn&gt;&lt;accession-num&gt;35861996&lt;/accession-num&gt;&lt;urls&gt;&lt;related-urls&gt;&lt;url&gt;https://www.ncbi.nlm.nih.gov/pubmed/35861996&lt;/url&gt;&lt;/related-urls&gt;&lt;/urls&gt;&lt;electronic-resource-num&gt;10.1021/acs.jmedchem.1c02090&lt;/electronic-resource-num&gt;&lt;remote-database-name&gt;Medline&lt;/remote-database-name&gt;&lt;remote-database-provider&gt;NLM&lt;/remote-database-provider&gt;&lt;/record&gt;&lt;/Cite&gt;&lt;/EndNote&gt;</w:instrText>
      </w:r>
      <w:r w:rsidR="0084191A">
        <w:fldChar w:fldCharType="separate"/>
      </w:r>
      <w:r w:rsidR="0084191A" w:rsidRPr="0084191A">
        <w:rPr>
          <w:noProof/>
          <w:vertAlign w:val="superscript"/>
        </w:rPr>
        <w:t>30</w:t>
      </w:r>
      <w:r w:rsidR="0084191A">
        <w:fldChar w:fldCharType="end"/>
      </w:r>
      <w:r w:rsidR="00C60F1B">
        <w:t xml:space="preserve">. </w:t>
      </w:r>
      <w:del w:id="69" w:author="QIUSHI FENG" w:date="2024-04-16T11:15:00Z">
        <w:r w:rsidR="00C60F1B" w:rsidRPr="00C60F1B" w:rsidDel="00B368F9">
          <w:rPr>
            <w:highlight w:val="yellow"/>
          </w:rPr>
          <w:delText>More than 250</w:delText>
        </w:r>
      </w:del>
      <w:ins w:id="70" w:author="QIUSHI FENG" w:date="2024-04-16T11:15:00Z">
        <w:r w:rsidR="00B368F9">
          <w:rPr>
            <w:highlight w:val="yellow"/>
          </w:rPr>
          <w:t>375</w:t>
        </w:r>
      </w:ins>
      <w:r w:rsidR="00C60F1B" w:rsidRPr="00C60F1B">
        <w:rPr>
          <w:highlight w:val="yellow"/>
        </w:rPr>
        <w:t xml:space="preserve"> compounds, accounting for </w:t>
      </w:r>
      <w:ins w:id="71" w:author="QIUSHI FENG" w:date="2024-04-16T11:16:00Z">
        <w:r w:rsidR="00B368F9">
          <w:rPr>
            <w:highlight w:val="yellow"/>
          </w:rPr>
          <w:t xml:space="preserve">8.9% </w:t>
        </w:r>
      </w:ins>
      <w:del w:id="72" w:author="QIUSHI FENG" w:date="2024-04-16T11:15:00Z">
        <w:r w:rsidR="00C60F1B" w:rsidRPr="00C60F1B" w:rsidDel="00B368F9">
          <w:rPr>
            <w:highlight w:val="yellow"/>
          </w:rPr>
          <w:delText>13%</w:delText>
        </w:r>
      </w:del>
      <w:r w:rsidR="00C60F1B">
        <w:t xml:space="preserve"> of the macrocycles in the dataset, reside beyond the rule of five space (bRo5</w:t>
      </w:r>
      <w:ins w:id="73" w:author="QIUSHI FENG" w:date="2024-04-16T11:16:00Z">
        <w:r w:rsidR="00B368F9">
          <w:t>,</w:t>
        </w:r>
      </w:ins>
      <w:ins w:id="74" w:author="QIUSHI FENG" w:date="2024-04-16T11:17:00Z">
        <w:r w:rsidR="00B368F9">
          <w:t xml:space="preserve"> MW &gt; 500 Da and at least one of : MW</w:t>
        </w:r>
      </w:ins>
      <w:ins w:id="75" w:author="QIUSHI FENG" w:date="2024-04-16T11:16:00Z">
        <w:r w:rsidR="00B368F9">
          <w:t xml:space="preserve"> </w:t>
        </w:r>
      </w:ins>
      <w:ins w:id="76" w:author="QIUSHI FENG" w:date="2024-04-16T11:17:00Z">
        <w:r w:rsidR="00B368F9">
          <w:t xml:space="preserve">700-3000 Da, </w:t>
        </w:r>
        <w:proofErr w:type="spellStart"/>
        <w:r w:rsidR="00B368F9">
          <w:t>cLogP</w:t>
        </w:r>
        <w:proofErr w:type="spellEnd"/>
        <w:r w:rsidR="00B368F9">
          <w:t xml:space="preserve"> &lt; 0 or &gt;</w:t>
        </w:r>
      </w:ins>
      <w:ins w:id="77" w:author="QIUSHI FENG" w:date="2024-04-16T11:18:00Z">
        <w:r w:rsidR="00B368F9">
          <w:t xml:space="preserve"> 7.5, HBD &gt; 5, HBA &gt; 10, T</w:t>
        </w:r>
      </w:ins>
      <w:ins w:id="78" w:author="QIUSHI FENG" w:date="2024-04-16T11:19:00Z">
        <w:r w:rsidR="00B368F9">
          <w:t>PSA &gt; 200 Å</w:t>
        </w:r>
        <w:r w:rsidR="00B368F9" w:rsidRPr="00B368F9">
          <w:rPr>
            <w:vertAlign w:val="superscript"/>
            <w:rPrChange w:id="79" w:author="QIUSHI FENG" w:date="2024-04-16T11:19:00Z">
              <w:rPr/>
            </w:rPrChange>
          </w:rPr>
          <w:t>2</w:t>
        </w:r>
        <w:r w:rsidR="00B368F9">
          <w:t xml:space="preserve">, </w:t>
        </w:r>
        <w:proofErr w:type="spellStart"/>
        <w:r w:rsidR="00B368F9">
          <w:t>NRotB</w:t>
        </w:r>
        <w:proofErr w:type="spellEnd"/>
        <w:r w:rsidR="00B368F9">
          <w:t xml:space="preserve"> &gt; 20</w:t>
        </w:r>
      </w:ins>
      <w:r w:rsidR="00C60F1B">
        <w:t>).</w:t>
      </w:r>
      <w:r w:rsidR="009106C8">
        <w:fldChar w:fldCharType="begin">
          <w:fldData xml:space="preserve">PEVuZE5vdGU+PENpdGU+PEF1dGhvcj5Eb2FrPC9BdXRob3I+PFllYXI+MjAxNDwvWWVhcj48UmVj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</w:fldData>
        </w:fldChar>
      </w:r>
      <w:r w:rsidR="009106C8">
        <w:instrText xml:space="preserve"> ADDIN EN.CITE </w:instrText>
      </w:r>
      <w:r w:rsidR="009106C8">
        <w:fldChar w:fldCharType="begin">
          <w:fldData xml:space="preserve">PEVuZE5vdGU+PENpdGU+PEF1dGhvcj5Eb2FrPC9BdXRob3I+PFllYXI+MjAxNDwvWWVhcj48UmVj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</w:fldData>
        </w:fldChar>
      </w:r>
      <w:r w:rsidR="009106C8">
        <w:instrText xml:space="preserve"> ADDIN EN.CITE.DATA </w:instrText>
      </w:r>
      <w:r w:rsidR="009106C8">
        <w:fldChar w:fldCharType="end"/>
      </w:r>
      <w:r w:rsidR="009106C8">
        <w:fldChar w:fldCharType="separate"/>
      </w:r>
      <w:r w:rsidR="009106C8" w:rsidRPr="009106C8">
        <w:rPr>
          <w:noProof/>
          <w:vertAlign w:val="superscript"/>
        </w:rPr>
        <w:t>3,5</w:t>
      </w:r>
      <w:r w:rsidR="009106C8">
        <w:fldChar w:fldCharType="end"/>
      </w:r>
      <w:r w:rsidR="00C60F1B">
        <w:t xml:space="preserve"> These compounds exhibit the capability to modulate difficult-to-drug targets, including those with extensive, flat, or groove-shaped binding sites, as well as Protein-Protein Interactions (PPIs), while still allowing for oral administration.</w:t>
      </w:r>
      <w:r w:rsidR="00B17C21">
        <w:fldChar w:fldCharType="begin">
          <w:fldData xml:space="preserve">PEVuZE5vdGU+PENpdGU+PEF1dGhvcj5Eb2FrPC9BdXRob3I+PFllYXI+MjAxNDwvWWVhcj48UmVj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=
</w:fldData>
        </w:fldChar>
      </w:r>
      <w:r w:rsidR="00B17C21">
        <w:instrText xml:space="preserve"> ADDIN EN.CITE </w:instrText>
      </w:r>
      <w:r w:rsidR="00B17C21">
        <w:fldChar w:fldCharType="begin">
          <w:fldData xml:space="preserve">PEVuZE5vdGU+PENpdGU+PEF1dGhvcj5Eb2FrPC9BdXRob3I+PFllYXI+MjAxNDwvWWVhcj48UmVj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=
</w:fldData>
        </w:fldChar>
      </w:r>
      <w:r w:rsidR="00B17C21">
        <w:instrText xml:space="preserve"> ADDIN EN.CITE.DATA </w:instrText>
      </w:r>
      <w:r w:rsidR="00B17C21">
        <w:fldChar w:fldCharType="end"/>
      </w:r>
      <w:r w:rsidR="00B17C21">
        <w:fldChar w:fldCharType="separate"/>
      </w:r>
      <w:r w:rsidR="00B17C21" w:rsidRPr="00B17C21">
        <w:rPr>
          <w:noProof/>
          <w:vertAlign w:val="superscript"/>
        </w:rPr>
        <w:t>3</w:t>
      </w:r>
      <w:r w:rsidR="00B17C21">
        <w:fldChar w:fldCharType="end"/>
      </w:r>
    </w:p>
    <w:p w14:paraId="287FBBF8" w14:textId="77777777" w:rsidR="0059338A" w:rsidRPr="0059338A" w:rsidRDefault="0059338A" w:rsidP="0059338A">
      <w:pPr>
        <w:rPr>
          <w:b/>
          <w:bCs/>
        </w:rPr>
      </w:pPr>
    </w:p>
    <w:p w14:paraId="6EEA28B3" w14:textId="0D809245" w:rsidR="00A8605E" w:rsidRDefault="003F7A2A" w:rsidP="00A8605E">
      <w:r>
        <w:rPr>
          <w:b/>
          <w:bCs/>
        </w:rPr>
        <w:t xml:space="preserve">Quantification of </w:t>
      </w:r>
      <w:r w:rsidRPr="00852FFD">
        <w:rPr>
          <w:b/>
          <w:bCs/>
        </w:rPr>
        <w:t xml:space="preserve">peptide </w:t>
      </w:r>
      <w:r>
        <w:rPr>
          <w:b/>
          <w:bCs/>
        </w:rPr>
        <w:t>and</w:t>
      </w:r>
      <w:r w:rsidRPr="00852FFD">
        <w:rPr>
          <w:b/>
          <w:bCs/>
        </w:rPr>
        <w:t xml:space="preserve"> nonpeptide</w:t>
      </w:r>
      <w:r>
        <w:rPr>
          <w:b/>
          <w:bCs/>
        </w:rPr>
        <w:t xml:space="preserve"> macrocycles. </w:t>
      </w:r>
      <w:r w:rsidR="00A8605E">
        <w:t xml:space="preserve">Since no specific metric was used to quantify whether a macrocycle is of peptide or non-peptide nature in the literature before, we quantified the peptide nature of macrocycles based on the overall amide ratio (AR) (see Method section) and compared it among the macrocycles. The analysis (see </w:t>
      </w:r>
      <w:r w:rsidR="00A8605E" w:rsidRPr="00AD548B">
        <w:rPr>
          <w:b/>
          <w:bCs/>
        </w:rPr>
        <w:t>Fig. 4</w:t>
      </w:r>
      <w:r w:rsidR="00A8605E">
        <w:t xml:space="preserve">) revealed that peptide macrocycles and non-peptide macrocycles could be well differentiated according </w:t>
      </w:r>
      <w:r w:rsidR="00A8605E">
        <w:lastRenderedPageBreak/>
        <w:t>to their AR. From the intersection point of the distribution curve, we computed MCC, sensitivity, specificity, and accuracy. Overall, the cut-off for non-peptide and peptide macrocycles was found to be ≤0.3 and ≥0.7, respectively. The overall quality of separation is remarkable, with an accuracy of 98%, sensitivity (peptide), specificity (non-peptide), and MCC found to be 0.98, 1.00, and 0.86, respectively. In addition, semi-peptide compounds were further assessed using these cut-offs, as the expected AR for semi-peptidic macrocycles was found to be ≥0.40, varying up to ≤0.85.</w:t>
      </w:r>
      <w:r w:rsidR="00B03C28">
        <w:t xml:space="preserve"> </w:t>
      </w:r>
      <w:r w:rsidR="00B03C28" w:rsidRPr="00811E4A">
        <w:t>In addition to these macrocyclic classes, some macrocycles could be categorized as semi-peptide macrocycles, typically characterized by an amide ratio between 0.4 and 0.7. This type of quantification would aid us in macrocycle design.</w:t>
      </w:r>
    </w:p>
    <w:p w14:paraId="35B1BE39" w14:textId="42B21A2E" w:rsidR="00882934" w:rsidRDefault="006E73D6" w:rsidP="00882934">
      <w:r w:rsidRPr="006E73D6">
        <w:rPr>
          <w:noProof/>
        </w:rPr>
        <w:drawing>
          <wp:inline distT="0" distB="0" distL="0" distR="0" wp14:anchorId="45A32D41" wp14:editId="0F92A894">
            <wp:extent cx="5292090" cy="5147310"/>
            <wp:effectExtent l="0" t="0" r="3810" b="0"/>
            <wp:docPr id="580379714" name="Picture 1" descr="A collage of different types of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79714" name="Picture 1" descr="A collage of different types of molecules&#10;&#10;Description automatically generated"/>
                    <pic:cNvPicPr/>
                  </pic:nvPicPr>
                  <pic:blipFill>
                    <a:blip r:embed="rId19"/>
                    <a:stretch>
                      <a:fillRect/>
                    </a:stretch>
                  </pic:blipFill>
                  <pic:spPr>
                    <a:xfrm>
                      <a:off x="0" y="0"/>
                      <a:ext cx="5292090" cy="5147310"/>
                    </a:xfrm>
                    <a:prstGeom prst="rect">
                      <a:avLst/>
                    </a:prstGeom>
                  </pic:spPr>
                </pic:pic>
              </a:graphicData>
            </a:graphic>
          </wp:inline>
        </w:drawing>
      </w:r>
    </w:p>
    <w:p w14:paraId="7EDB66B9" w14:textId="77777777" w:rsidR="00882934" w:rsidRDefault="00882934" w:rsidP="00882934">
      <w:pPr>
        <w:rPr>
          <w:b/>
          <w:bCs/>
        </w:rPr>
      </w:pPr>
    </w:p>
    <w:p w14:paraId="6770AA7F" w14:textId="3707943C" w:rsidR="004A2A76" w:rsidRDefault="00882934" w:rsidP="004A2A76">
      <w:r w:rsidRPr="00ED50C4">
        <w:rPr>
          <w:b/>
          <w:bCs/>
        </w:rPr>
        <w:t xml:space="preserve">Figure </w:t>
      </w:r>
      <w:r w:rsidR="00CC2485">
        <w:rPr>
          <w:b/>
          <w:bCs/>
        </w:rPr>
        <w:t>4</w:t>
      </w:r>
      <w:r w:rsidRPr="00552ECB">
        <w:t xml:space="preserve">: </w:t>
      </w:r>
      <w:r w:rsidR="004A2A76">
        <w:t>a) Distribution of amide ratio of macrocycles (n = 7849)</w:t>
      </w:r>
      <w:r w:rsidR="001B62C2">
        <w:t xml:space="preserve"> with</w:t>
      </w:r>
      <w:r w:rsidR="004A2A76">
        <w:t xml:space="preserve"> </w:t>
      </w:r>
      <w:r w:rsidR="001B62C2">
        <w:t>representative e</w:t>
      </w:r>
      <w:r w:rsidR="004A2A76">
        <w:t xml:space="preserve">xamples are shown for </w:t>
      </w:r>
      <w:r w:rsidR="007146A2">
        <w:t>low to high AR values</w:t>
      </w:r>
      <w:r w:rsidR="004A2A76">
        <w:t xml:space="preserve">. b) Principal component analysis (PCA) comparing the chemical space of peptides and non-peptides using the first two principal components (PCs), with descriptor contributions highlighted. Macrocycles are </w:t>
      </w:r>
      <w:proofErr w:type="spellStart"/>
      <w:r w:rsidR="004A2A76">
        <w:t>colored</w:t>
      </w:r>
      <w:proofErr w:type="spellEnd"/>
      <w:r w:rsidR="004A2A76">
        <w:t xml:space="preserve"> according to their amide ratio (AR) with blue to red circles. c) The chemical space of macrocycles reported in this study is depicted using the first two PCs, and </w:t>
      </w:r>
      <w:proofErr w:type="spellStart"/>
      <w:r w:rsidR="004A2A76">
        <w:t>colored</w:t>
      </w:r>
      <w:proofErr w:type="spellEnd"/>
      <w:r w:rsidR="004A2A76">
        <w:t xml:space="preserve"> according to their AR values.</w:t>
      </w:r>
    </w:p>
    <w:p w14:paraId="0D58FCDF" w14:textId="77777777" w:rsidR="00FC1B2C" w:rsidRPr="00FC1B2C" w:rsidRDefault="00FC1B2C" w:rsidP="00882934">
      <w:pPr>
        <w:rPr>
          <w:lang/>
        </w:rPr>
      </w:pPr>
    </w:p>
    <w:p w14:paraId="01C7AB72" w14:textId="77777777" w:rsidR="003F7A2A" w:rsidRPr="009769DE" w:rsidRDefault="003F7A2A" w:rsidP="00497E5F">
      <w:pPr>
        <w:rPr>
          <w:b/>
        </w:rPr>
      </w:pPr>
    </w:p>
    <w:p w14:paraId="65E2A51E" w14:textId="629A0C2A" w:rsidR="00C658AC" w:rsidRDefault="004E0C09" w:rsidP="006A42F1">
      <w:pPr>
        <w:pStyle w:val="3"/>
        <w:spacing w:before="0" w:after="0"/>
      </w:pPr>
      <w:commentRangeStart w:id="80"/>
      <w:r>
        <w:t>Usage Notes</w:t>
      </w:r>
      <w:commentRangeEnd w:id="80"/>
      <w:r w:rsidR="00C55705">
        <w:rPr>
          <w:rStyle w:val="a3"/>
          <w:rFonts w:ascii="Calibri" w:hAnsi="Calibri" w:cs="Times New Roman"/>
          <w:b w:val="0"/>
          <w:bCs w:val="0"/>
        </w:rPr>
        <w:commentReference w:id="80"/>
      </w:r>
    </w:p>
    <w:p w14:paraId="1139468E" w14:textId="603D7D79" w:rsidR="00A84D05" w:rsidRPr="00471D81" w:rsidRDefault="005E1758" w:rsidP="00471D81">
      <w:pPr>
        <w:pStyle w:val="3"/>
        <w:rPr>
          <w:rFonts w:ascii="Calibri" w:hAnsi="Calibri" w:cs="Calibri"/>
          <w:b w:val="0"/>
          <w:bCs w:val="0"/>
          <w:sz w:val="22"/>
          <w:szCs w:val="22"/>
        </w:rPr>
      </w:pPr>
      <w:r w:rsidRPr="005E1758">
        <w:rPr>
          <w:rFonts w:ascii="Calibri" w:hAnsi="Calibri" w:cs="Calibri"/>
          <w:b w:val="0"/>
          <w:bCs w:val="0"/>
          <w:sz w:val="22"/>
          <w:szCs w:val="22"/>
        </w:rPr>
        <w:t xml:space="preserve">Here, we have developed a webserver for cell permeability data on non-peptidic macrocycles, </w:t>
      </w:r>
      <w:r w:rsidRPr="00903D90">
        <w:rPr>
          <w:rFonts w:ascii="Calibri" w:hAnsi="Calibri" w:cs="Calibri"/>
          <w:b w:val="0"/>
          <w:bCs w:val="0"/>
          <w:sz w:val="22"/>
          <w:szCs w:val="22"/>
        </w:rPr>
        <w:t xml:space="preserve">comprising </w:t>
      </w:r>
      <w:r w:rsidR="00903D90" w:rsidRPr="00903D90">
        <w:rPr>
          <w:rFonts w:ascii="Calibri" w:hAnsi="Calibri" w:cs="Calibri"/>
          <w:b w:val="0"/>
          <w:bCs w:val="0"/>
          <w:color w:val="000000" w:themeColor="text1"/>
          <w:sz w:val="22"/>
          <w:szCs w:val="22"/>
        </w:rPr>
        <w:t>5646</w:t>
      </w:r>
      <w:r w:rsidR="00903D90" w:rsidRPr="00D62EED">
        <w:rPr>
          <w:rFonts w:cs="Calibri"/>
          <w:color w:val="000000" w:themeColor="text1"/>
        </w:rPr>
        <w:t xml:space="preserve"> </w:t>
      </w:r>
      <w:r w:rsidRPr="005E1758">
        <w:rPr>
          <w:rFonts w:ascii="Calibri" w:hAnsi="Calibri" w:cs="Calibri"/>
          <w:b w:val="0"/>
          <w:bCs w:val="0"/>
          <w:sz w:val="22"/>
          <w:szCs w:val="22"/>
        </w:rPr>
        <w:t xml:space="preserve">compounds </w:t>
      </w:r>
      <w:r>
        <w:rPr>
          <w:rFonts w:ascii="Calibri" w:hAnsi="Calibri" w:cs="Calibri"/>
          <w:b w:val="0"/>
          <w:bCs w:val="0"/>
          <w:sz w:val="22"/>
          <w:szCs w:val="22"/>
        </w:rPr>
        <w:t>collected</w:t>
      </w:r>
      <w:r w:rsidRPr="005E1758">
        <w:rPr>
          <w:rFonts w:ascii="Calibri" w:hAnsi="Calibri" w:cs="Calibri"/>
          <w:b w:val="0"/>
          <w:bCs w:val="0"/>
          <w:sz w:val="22"/>
          <w:szCs w:val="22"/>
        </w:rPr>
        <w:t xml:space="preserve"> from literature, patents, and public repositories to </w:t>
      </w:r>
      <w:r w:rsidRPr="005E1758">
        <w:rPr>
          <w:rFonts w:ascii="Calibri" w:hAnsi="Calibri" w:cs="Calibri"/>
          <w:b w:val="0"/>
          <w:bCs w:val="0"/>
          <w:sz w:val="22"/>
          <w:szCs w:val="22"/>
        </w:rPr>
        <w:lastRenderedPageBreak/>
        <w:t xml:space="preserve">facilitate macrocyclic cell permeability modeling. The complete dataset can be accessed at </w:t>
      </w:r>
      <w:hyperlink r:id="rId20" w:history="1">
        <w:r w:rsidR="003C0614">
          <w:rPr>
            <w:rStyle w:val="a7"/>
            <w:rFonts w:ascii="Calibri" w:hAnsi="Calibri" w:cs="Calibri"/>
            <w:b w:val="0"/>
            <w:bCs w:val="0"/>
            <w:sz w:val="22"/>
            <w:szCs w:val="22"/>
            <w:highlight w:val="yellow"/>
          </w:rPr>
          <w:t>http://swemacrocycle.uu.se/</w:t>
        </w:r>
      </w:hyperlink>
      <w:r w:rsidR="00C377B6">
        <w:rPr>
          <w:rFonts w:ascii="Calibri" w:hAnsi="Calibri" w:cs="Calibri"/>
          <w:b w:val="0"/>
          <w:bCs w:val="0"/>
          <w:sz w:val="22"/>
          <w:szCs w:val="22"/>
        </w:rPr>
        <w:t xml:space="preserve"> (</w:t>
      </w:r>
      <w:r w:rsidR="00C377B6" w:rsidRPr="00C377B6">
        <w:rPr>
          <w:rFonts w:ascii="Calibri" w:hAnsi="Calibri" w:cs="Calibri"/>
          <w:sz w:val="22"/>
          <w:szCs w:val="22"/>
        </w:rPr>
        <w:t>Fig. 5</w:t>
      </w:r>
      <w:r w:rsidR="00FF5FD0">
        <w:rPr>
          <w:rFonts w:ascii="Calibri" w:hAnsi="Calibri" w:cs="Calibri"/>
          <w:sz w:val="22"/>
          <w:szCs w:val="22"/>
        </w:rPr>
        <w:t>a-</w:t>
      </w:r>
      <w:r w:rsidR="00D30961">
        <w:rPr>
          <w:rFonts w:ascii="Calibri" w:hAnsi="Calibri" w:cs="Calibri"/>
          <w:sz w:val="22"/>
          <w:szCs w:val="22"/>
        </w:rPr>
        <w:t>c</w:t>
      </w:r>
      <w:r w:rsidR="00C377B6">
        <w:rPr>
          <w:rFonts w:ascii="Calibri" w:hAnsi="Calibri" w:cs="Calibri"/>
          <w:b w:val="0"/>
          <w:bCs w:val="0"/>
          <w:sz w:val="22"/>
          <w:szCs w:val="22"/>
        </w:rPr>
        <w:t>)</w:t>
      </w:r>
      <w:r w:rsidRPr="005E1758">
        <w:rPr>
          <w:rFonts w:ascii="Calibri" w:hAnsi="Calibri" w:cs="Calibri"/>
          <w:b w:val="0"/>
          <w:bCs w:val="0"/>
          <w:sz w:val="22"/>
          <w:szCs w:val="22"/>
        </w:rPr>
        <w:t xml:space="preserve">. The webserver offers three primary options for accessing macrocyclic cell permeability data: </w:t>
      </w:r>
      <w:r w:rsidRPr="003E2BF1">
        <w:rPr>
          <w:rFonts w:ascii="Calibri" w:hAnsi="Calibri" w:cs="Calibri"/>
          <w:sz w:val="22"/>
          <w:szCs w:val="22"/>
        </w:rPr>
        <w:t>Browse, Download, and Analysis sections</w:t>
      </w:r>
      <w:r w:rsidRPr="005E1758">
        <w:rPr>
          <w:rFonts w:ascii="Calibri" w:hAnsi="Calibri" w:cs="Calibri"/>
          <w:b w:val="0"/>
          <w:bCs w:val="0"/>
          <w:sz w:val="22"/>
          <w:szCs w:val="22"/>
        </w:rPr>
        <w:t xml:space="preserve">. </w:t>
      </w:r>
    </w:p>
    <w:p w14:paraId="56A919F7" w14:textId="10A334CE" w:rsidR="00CE238E" w:rsidRPr="00FA4B43" w:rsidRDefault="007F0034" w:rsidP="00FA4B43">
      <w:pPr>
        <w:pStyle w:val="3"/>
        <w:rPr>
          <w:rFonts w:ascii="Calibri" w:hAnsi="Calibri" w:cs="Calibri"/>
          <w:b w:val="0"/>
          <w:bCs w:val="0"/>
          <w:sz w:val="22"/>
          <w:szCs w:val="22"/>
        </w:rPr>
      </w:pPr>
      <w:r w:rsidRPr="007F0034">
        <w:rPr>
          <w:rFonts w:ascii="Calibri" w:hAnsi="Calibri" w:cs="Calibri"/>
          <w:sz w:val="22"/>
          <w:szCs w:val="22"/>
        </w:rPr>
        <w:t>Browse section:</w:t>
      </w:r>
      <w:r>
        <w:rPr>
          <w:rFonts w:ascii="Calibri" w:hAnsi="Calibri" w:cs="Calibri"/>
          <w:b w:val="0"/>
          <w:bCs w:val="0"/>
          <w:sz w:val="22"/>
          <w:szCs w:val="22"/>
        </w:rPr>
        <w:t xml:space="preserve"> U</w:t>
      </w:r>
      <w:r w:rsidR="005E1758" w:rsidRPr="005E1758">
        <w:rPr>
          <w:rFonts w:ascii="Calibri" w:hAnsi="Calibri" w:cs="Calibri"/>
          <w:b w:val="0"/>
          <w:bCs w:val="0"/>
          <w:sz w:val="22"/>
          <w:szCs w:val="22"/>
        </w:rPr>
        <w:t>sers can access a comprehensive list of permeability datasets for macrocycles, featuring unique IDs, 2D structures, assay details, endpoints, values, units, standardized values</w:t>
      </w:r>
      <w:r w:rsidR="003E2BF1">
        <w:rPr>
          <w:rFonts w:ascii="Calibri" w:hAnsi="Calibri" w:cs="Calibri"/>
          <w:b w:val="0"/>
          <w:bCs w:val="0"/>
          <w:sz w:val="22"/>
          <w:szCs w:val="22"/>
        </w:rPr>
        <w:t xml:space="preserve"> (converted into logarithmic)</w:t>
      </w:r>
      <w:r w:rsidR="005E1758" w:rsidRPr="005E1758">
        <w:rPr>
          <w:rFonts w:ascii="Calibri" w:hAnsi="Calibri" w:cs="Calibri"/>
          <w:b w:val="0"/>
          <w:bCs w:val="0"/>
          <w:sz w:val="22"/>
          <w:szCs w:val="22"/>
        </w:rPr>
        <w:t xml:space="preserve">, and original sources. Clicking on each unique ID opens a separate window displaying the structure, permeability, and molecular features. Additionally, </w:t>
      </w:r>
      <w:r w:rsidR="00C22358" w:rsidRPr="005E1758">
        <w:rPr>
          <w:rFonts w:ascii="Calibri" w:hAnsi="Calibri" w:cs="Calibri"/>
          <w:b w:val="0"/>
          <w:bCs w:val="0"/>
          <w:sz w:val="22"/>
          <w:szCs w:val="22"/>
        </w:rPr>
        <w:t>similar,</w:t>
      </w:r>
      <w:r w:rsidR="005E1758" w:rsidRPr="005E1758">
        <w:rPr>
          <w:rFonts w:ascii="Calibri" w:hAnsi="Calibri" w:cs="Calibri"/>
          <w:b w:val="0"/>
          <w:bCs w:val="0"/>
          <w:sz w:val="22"/>
          <w:szCs w:val="22"/>
        </w:rPr>
        <w:t xml:space="preserve"> or </w:t>
      </w:r>
      <w:r w:rsidR="00C22358" w:rsidRPr="005E1758">
        <w:rPr>
          <w:rFonts w:ascii="Calibri" w:hAnsi="Calibri" w:cs="Calibri"/>
          <w:b w:val="0"/>
          <w:bCs w:val="0"/>
          <w:sz w:val="22"/>
          <w:szCs w:val="22"/>
        </w:rPr>
        <w:t>neighbouring</w:t>
      </w:r>
      <w:r w:rsidR="005E1758" w:rsidRPr="005E1758">
        <w:rPr>
          <w:rFonts w:ascii="Calibri" w:hAnsi="Calibri" w:cs="Calibri"/>
          <w:b w:val="0"/>
          <w:bCs w:val="0"/>
          <w:sz w:val="22"/>
          <w:szCs w:val="22"/>
        </w:rPr>
        <w:t xml:space="preserve"> molecules are listed </w:t>
      </w:r>
      <w:r w:rsidR="000E0069">
        <w:rPr>
          <w:rFonts w:ascii="Calibri" w:hAnsi="Calibri" w:cs="Calibri"/>
          <w:b w:val="0"/>
          <w:bCs w:val="0"/>
          <w:sz w:val="22"/>
          <w:szCs w:val="22"/>
        </w:rPr>
        <w:t xml:space="preserve">based on the ‘macrocyclic core’ </w:t>
      </w:r>
      <w:r w:rsidR="005E1758" w:rsidRPr="005E1758">
        <w:rPr>
          <w:rFonts w:ascii="Calibri" w:hAnsi="Calibri" w:cs="Calibri"/>
          <w:b w:val="0"/>
          <w:bCs w:val="0"/>
          <w:sz w:val="22"/>
          <w:szCs w:val="22"/>
        </w:rPr>
        <w:t xml:space="preserve">for comparison, enabling users to view similar compounds and their molecular characteristics. Users can also sort columns and filter rows to create customized subsets of macrocycles for analysis and download. The </w:t>
      </w:r>
      <w:r w:rsidR="00D73719">
        <w:rPr>
          <w:rFonts w:ascii="Calibri" w:hAnsi="Calibri" w:cs="Calibri"/>
          <w:b w:val="0"/>
          <w:bCs w:val="0"/>
          <w:sz w:val="22"/>
          <w:szCs w:val="22"/>
        </w:rPr>
        <w:t>‘</w:t>
      </w:r>
      <w:r w:rsidR="005E1758" w:rsidRPr="00D73719">
        <w:rPr>
          <w:rFonts w:ascii="Calibri" w:hAnsi="Calibri" w:cs="Calibri"/>
          <w:sz w:val="22"/>
          <w:szCs w:val="22"/>
        </w:rPr>
        <w:t>Download</w:t>
      </w:r>
      <w:r w:rsidR="00D73719">
        <w:rPr>
          <w:rFonts w:ascii="Calibri" w:hAnsi="Calibri" w:cs="Calibri"/>
          <w:sz w:val="22"/>
          <w:szCs w:val="22"/>
        </w:rPr>
        <w:t>’</w:t>
      </w:r>
      <w:r w:rsidR="005E1758" w:rsidRPr="005E1758">
        <w:rPr>
          <w:rFonts w:ascii="Calibri" w:hAnsi="Calibri" w:cs="Calibri"/>
          <w:b w:val="0"/>
          <w:bCs w:val="0"/>
          <w:sz w:val="22"/>
          <w:szCs w:val="22"/>
        </w:rPr>
        <w:t xml:space="preserve"> section allows users to download the full dataset or subsets as CSV file</w:t>
      </w:r>
      <w:r w:rsidR="00CE238E">
        <w:rPr>
          <w:rFonts w:ascii="Calibri" w:hAnsi="Calibri" w:cs="Calibri"/>
          <w:b w:val="0"/>
          <w:bCs w:val="0"/>
          <w:sz w:val="22"/>
          <w:szCs w:val="22"/>
        </w:rPr>
        <w:t xml:space="preserve"> </w:t>
      </w:r>
      <w:r w:rsidR="005E1758" w:rsidRPr="005E1758">
        <w:rPr>
          <w:rFonts w:ascii="Calibri" w:hAnsi="Calibri" w:cs="Calibri"/>
          <w:b w:val="0"/>
          <w:bCs w:val="0"/>
          <w:sz w:val="22"/>
          <w:szCs w:val="22"/>
        </w:rPr>
        <w:t xml:space="preserve">with cell permeability information. </w:t>
      </w:r>
      <w:r w:rsidR="007D32DB" w:rsidRPr="007D32DB">
        <w:rPr>
          <w:rFonts w:ascii="Calibri" w:hAnsi="Calibri" w:cs="Calibri"/>
          <w:sz w:val="22"/>
          <w:szCs w:val="22"/>
        </w:rPr>
        <w:t>Statistics section:</w:t>
      </w:r>
      <w:r w:rsidR="007D32DB">
        <w:rPr>
          <w:rFonts w:ascii="Calibri" w:hAnsi="Calibri" w:cs="Calibri"/>
          <w:b w:val="0"/>
          <w:bCs w:val="0"/>
          <w:sz w:val="22"/>
          <w:szCs w:val="22"/>
        </w:rPr>
        <w:t xml:space="preserve"> U</w:t>
      </w:r>
      <w:r w:rsidR="005E1758" w:rsidRPr="005E1758">
        <w:rPr>
          <w:rFonts w:ascii="Calibri" w:hAnsi="Calibri" w:cs="Calibri"/>
          <w:b w:val="0"/>
          <w:bCs w:val="0"/>
          <w:sz w:val="22"/>
          <w:szCs w:val="22"/>
        </w:rPr>
        <w:t xml:space="preserve">sers can </w:t>
      </w:r>
      <w:r w:rsidR="00F904D7" w:rsidRPr="005E1758">
        <w:rPr>
          <w:rFonts w:ascii="Calibri" w:hAnsi="Calibri" w:cs="Calibri"/>
          <w:b w:val="0"/>
          <w:bCs w:val="0"/>
          <w:sz w:val="22"/>
          <w:szCs w:val="22"/>
        </w:rPr>
        <w:t>analyse</w:t>
      </w:r>
      <w:r w:rsidR="005E1758" w:rsidRPr="005E1758">
        <w:rPr>
          <w:rFonts w:ascii="Calibri" w:hAnsi="Calibri" w:cs="Calibri"/>
          <w:b w:val="0"/>
          <w:bCs w:val="0"/>
          <w:sz w:val="22"/>
          <w:szCs w:val="22"/>
        </w:rPr>
        <w:t xml:space="preserve"> </w:t>
      </w:r>
      <w:r w:rsidR="00F904D7">
        <w:rPr>
          <w:rFonts w:ascii="Calibri" w:hAnsi="Calibri" w:cs="Calibri"/>
          <w:b w:val="0"/>
          <w:bCs w:val="0"/>
          <w:sz w:val="22"/>
          <w:szCs w:val="22"/>
        </w:rPr>
        <w:t xml:space="preserve">both </w:t>
      </w:r>
      <w:r w:rsidR="005E1758" w:rsidRPr="005E1758">
        <w:rPr>
          <w:rFonts w:ascii="Calibri" w:hAnsi="Calibri" w:cs="Calibri"/>
          <w:b w:val="0"/>
          <w:bCs w:val="0"/>
          <w:sz w:val="22"/>
          <w:szCs w:val="22"/>
        </w:rPr>
        <w:t xml:space="preserve">cell permeability data and molecular features. To enhance the </w:t>
      </w:r>
      <w:r w:rsidR="00A16978">
        <w:rPr>
          <w:rFonts w:ascii="Calibri" w:hAnsi="Calibri" w:cs="Calibri"/>
          <w:b w:val="0"/>
          <w:bCs w:val="0"/>
          <w:sz w:val="22"/>
          <w:szCs w:val="22"/>
        </w:rPr>
        <w:t xml:space="preserve">user </w:t>
      </w:r>
      <w:r w:rsidR="005E1758" w:rsidRPr="005E1758">
        <w:rPr>
          <w:rFonts w:ascii="Calibri" w:hAnsi="Calibri" w:cs="Calibri"/>
          <w:b w:val="0"/>
          <w:bCs w:val="0"/>
          <w:sz w:val="22"/>
          <w:szCs w:val="22"/>
        </w:rPr>
        <w:t xml:space="preserve">data analysis experience, we provide different analysis tools enabling users to select specific subsets and </w:t>
      </w:r>
      <w:r w:rsidR="00A16978" w:rsidRPr="005E1758">
        <w:rPr>
          <w:rFonts w:ascii="Calibri" w:hAnsi="Calibri" w:cs="Calibri"/>
          <w:b w:val="0"/>
          <w:bCs w:val="0"/>
          <w:sz w:val="22"/>
          <w:szCs w:val="22"/>
        </w:rPr>
        <w:t>analyse</w:t>
      </w:r>
      <w:r w:rsidR="005E1758" w:rsidRPr="005E1758">
        <w:rPr>
          <w:rFonts w:ascii="Calibri" w:hAnsi="Calibri" w:cs="Calibri"/>
          <w:b w:val="0"/>
          <w:bCs w:val="0"/>
          <w:sz w:val="22"/>
          <w:szCs w:val="22"/>
        </w:rPr>
        <w:t xml:space="preserve"> their molecular features, followed by the option to download the specific subset for further analysis. In summary, the web server will be continuously updated with new data. Users can search for macrocycles by unique ID, name, assay type, molecular weight, endpoints, or a combination thereof for analysis within the web server and download the data as a CSV. The search results include detailed information about the structure, cell permeability, and molecular features, including peptide nature and original source.</w:t>
      </w:r>
      <w:r w:rsidR="006367AE">
        <w:rPr>
          <w:rFonts w:ascii="Calibri" w:hAnsi="Calibri" w:cs="Calibri"/>
          <w:b w:val="0"/>
          <w:bCs w:val="0"/>
          <w:sz w:val="22"/>
          <w:szCs w:val="22"/>
        </w:rPr>
        <w:t xml:space="preserve"> </w:t>
      </w:r>
    </w:p>
    <w:p w14:paraId="0975466D" w14:textId="7A8A5A85" w:rsidR="00FA4B43" w:rsidRPr="00CE238E" w:rsidRDefault="00FA4B43" w:rsidP="00CE238E"/>
    <w:p w14:paraId="28FECBCE" w14:textId="7722B128" w:rsidR="00886AE8" w:rsidRDefault="00927A57" w:rsidP="00C377B6">
      <w:r w:rsidRPr="00927A57">
        <w:rPr>
          <w:noProof/>
        </w:rPr>
        <w:lastRenderedPageBreak/>
        <w:drawing>
          <wp:inline distT="0" distB="0" distL="0" distR="0" wp14:anchorId="08F345BE" wp14:editId="38F6C9DE">
            <wp:extent cx="5292090" cy="7407910"/>
            <wp:effectExtent l="0" t="0" r="3810" b="0"/>
            <wp:docPr id="165815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253" name="Picture 1" descr="A screenshot of a computer&#10;&#10;Description automatically generated"/>
                    <pic:cNvPicPr/>
                  </pic:nvPicPr>
                  <pic:blipFill>
                    <a:blip r:embed="rId21"/>
                    <a:stretch>
                      <a:fillRect/>
                    </a:stretch>
                  </pic:blipFill>
                  <pic:spPr>
                    <a:xfrm>
                      <a:off x="0" y="0"/>
                      <a:ext cx="5292090" cy="7407910"/>
                    </a:xfrm>
                    <a:prstGeom prst="rect">
                      <a:avLst/>
                    </a:prstGeom>
                  </pic:spPr>
                </pic:pic>
              </a:graphicData>
            </a:graphic>
          </wp:inline>
        </w:drawing>
      </w:r>
    </w:p>
    <w:p w14:paraId="0B914EF4" w14:textId="77777777" w:rsidR="00886AE8" w:rsidRDefault="00886AE8" w:rsidP="00C377B6"/>
    <w:p w14:paraId="3111CC0E" w14:textId="580976B6" w:rsidR="00E33EEF" w:rsidRDefault="00BB0A1D" w:rsidP="00287BEB">
      <w:r w:rsidRPr="005B75AB">
        <w:rPr>
          <w:b/>
          <w:bCs/>
        </w:rPr>
        <w:t xml:space="preserve">Figure </w:t>
      </w:r>
      <w:r w:rsidR="00D30961">
        <w:rPr>
          <w:b/>
          <w:bCs/>
        </w:rPr>
        <w:t>5</w:t>
      </w:r>
      <w:r w:rsidRPr="005B75AB">
        <w:rPr>
          <w:b/>
          <w:bCs/>
        </w:rPr>
        <w:t>.</w:t>
      </w:r>
      <w:r>
        <w:t xml:space="preserve"> </w:t>
      </w:r>
      <w:r w:rsidR="00561660">
        <w:t>S</w:t>
      </w:r>
      <w:r>
        <w:t>creenshots of “</w:t>
      </w:r>
      <w:r w:rsidRPr="00561660">
        <w:rPr>
          <w:b/>
          <w:bCs/>
        </w:rPr>
        <w:t>Brows</w:t>
      </w:r>
      <w:r w:rsidR="00561660" w:rsidRPr="00561660">
        <w:rPr>
          <w:b/>
          <w:bCs/>
        </w:rPr>
        <w:t>e</w:t>
      </w:r>
      <w:r w:rsidRPr="00561660">
        <w:rPr>
          <w:b/>
          <w:bCs/>
        </w:rPr>
        <w:t xml:space="preserve"> section</w:t>
      </w:r>
      <w:r>
        <w:t>”</w:t>
      </w:r>
      <w:r w:rsidR="00561660">
        <w:t xml:space="preserve">, a) </w:t>
      </w:r>
      <w:r w:rsidR="00287BEB">
        <w:t>Data entry information for any macrocycles in the webserver, providing name, structural representation, permeability information, and molecular feature information. Additionally, for each entry, other permeability endpoints, if available, (</w:t>
      </w:r>
      <w:r w:rsidR="00561660">
        <w:t>b</w:t>
      </w:r>
      <w:r w:rsidR="00287BEB">
        <w:t>) are shown, and the 'Show Same-core Molecules' button (</w:t>
      </w:r>
      <w:r w:rsidR="00561660">
        <w:t>c</w:t>
      </w:r>
      <w:r w:rsidR="00287BEB">
        <w:t>) also lists similar core-containing molecules with molecular features.</w:t>
      </w:r>
    </w:p>
    <w:p w14:paraId="71EEBB73" w14:textId="77777777" w:rsidR="00E33EEF" w:rsidRPr="00241BA3" w:rsidRDefault="00E33EEF" w:rsidP="00C377B6"/>
    <w:p w14:paraId="1FFBEEE3" w14:textId="6441BD79" w:rsidR="00DD2C29" w:rsidRPr="00B60457" w:rsidRDefault="00994267" w:rsidP="00DD2C29">
      <w:pPr>
        <w:pStyle w:val="3"/>
      </w:pPr>
      <w:commentRangeStart w:id="81"/>
      <w:r>
        <w:lastRenderedPageBreak/>
        <w:t>Code A</w:t>
      </w:r>
      <w:r w:rsidR="00DD2C29" w:rsidRPr="00B60457">
        <w:t>vailability</w:t>
      </w:r>
      <w:commentRangeEnd w:id="81"/>
      <w:r w:rsidR="00CE540C">
        <w:rPr>
          <w:rStyle w:val="a3"/>
          <w:rFonts w:ascii="Calibri" w:hAnsi="Calibri" w:cs="Times New Roman"/>
          <w:b w:val="0"/>
          <w:bCs w:val="0"/>
        </w:rPr>
        <w:commentReference w:id="81"/>
      </w:r>
    </w:p>
    <w:p w14:paraId="4F4F4867" w14:textId="77777777" w:rsidR="00B24430" w:rsidRDefault="00B24430" w:rsidP="006A42F1">
      <w:pPr>
        <w:spacing w:before="120"/>
      </w:pPr>
    </w:p>
    <w:p w14:paraId="171D4F07" w14:textId="63D464C9" w:rsidR="006A42F1" w:rsidRPr="00E46DCB" w:rsidRDefault="00D64CEA" w:rsidP="002B1F06">
      <w:pPr>
        <w:pStyle w:val="3"/>
        <w:spacing w:before="0" w:after="0"/>
        <w:rPr>
          <w:rFonts w:ascii="Calibri" w:hAnsi="Calibri" w:cs="Calibri"/>
          <w:b w:val="0"/>
          <w:bCs w:val="0"/>
          <w:sz w:val="22"/>
          <w:szCs w:val="22"/>
        </w:rPr>
      </w:pPr>
      <w:r w:rsidRPr="0032365B">
        <w:rPr>
          <w:rFonts w:ascii="Calibri" w:hAnsi="Calibri" w:cs="Calibri"/>
          <w:b w:val="0"/>
          <w:bCs w:val="0"/>
          <w:sz w:val="22"/>
          <w:szCs w:val="22"/>
        </w:rPr>
        <w:t xml:space="preserve">All the data </w:t>
      </w:r>
      <w:r w:rsidR="006C183B" w:rsidRPr="0032365B">
        <w:rPr>
          <w:rFonts w:ascii="Calibri" w:hAnsi="Calibri" w:cs="Calibri"/>
          <w:b w:val="0"/>
          <w:bCs w:val="0"/>
          <w:sz w:val="22"/>
          <w:szCs w:val="22"/>
        </w:rPr>
        <w:t xml:space="preserve">connected to </w:t>
      </w:r>
      <w:r w:rsidRPr="0032365B">
        <w:rPr>
          <w:rFonts w:ascii="Calibri" w:hAnsi="Calibri" w:cs="Calibri"/>
          <w:b w:val="0"/>
          <w:bCs w:val="0"/>
          <w:sz w:val="22"/>
          <w:szCs w:val="22"/>
        </w:rPr>
        <w:t>this</w:t>
      </w:r>
      <w:r w:rsidR="0021702C" w:rsidRPr="0032365B">
        <w:rPr>
          <w:rFonts w:ascii="Calibri" w:hAnsi="Calibri" w:cs="Calibri"/>
          <w:b w:val="0"/>
          <w:bCs w:val="0"/>
          <w:sz w:val="22"/>
          <w:szCs w:val="22"/>
        </w:rPr>
        <w:t xml:space="preserve"> article </w:t>
      </w:r>
      <w:r w:rsidR="006C183B" w:rsidRPr="0032365B">
        <w:rPr>
          <w:rFonts w:ascii="Calibri" w:hAnsi="Calibri" w:cs="Calibri"/>
          <w:b w:val="0"/>
          <w:bCs w:val="0"/>
          <w:sz w:val="22"/>
          <w:szCs w:val="22"/>
        </w:rPr>
        <w:t>is</w:t>
      </w:r>
      <w:r w:rsidR="0021702C" w:rsidRPr="0032365B">
        <w:rPr>
          <w:rFonts w:ascii="Calibri" w:hAnsi="Calibri" w:cs="Calibri"/>
          <w:b w:val="0"/>
          <w:bCs w:val="0"/>
          <w:sz w:val="22"/>
          <w:szCs w:val="22"/>
        </w:rPr>
        <w:t xml:space="preserve"> available </w:t>
      </w:r>
      <w:r w:rsidR="00B24430" w:rsidRPr="0032365B">
        <w:rPr>
          <w:rFonts w:ascii="Calibri" w:hAnsi="Calibri" w:cs="Calibri"/>
          <w:b w:val="0"/>
          <w:bCs w:val="0"/>
          <w:sz w:val="22"/>
          <w:szCs w:val="22"/>
        </w:rPr>
        <w:t>without any restriction under</w:t>
      </w:r>
      <w:r w:rsidR="00E46DCB">
        <w:rPr>
          <w:rFonts w:ascii="Calibri" w:hAnsi="Calibri" w:cs="Calibri"/>
          <w:b w:val="0"/>
          <w:bCs w:val="0"/>
          <w:sz w:val="22"/>
          <w:szCs w:val="22"/>
        </w:rPr>
        <w:t xml:space="preserve"> </w:t>
      </w:r>
      <w:r w:rsidR="00E46DCB" w:rsidRPr="00FE4017">
        <w:rPr>
          <w:rFonts w:ascii="Calibri" w:hAnsi="Calibri" w:cs="Calibri"/>
          <w:b w:val="0"/>
          <w:bCs w:val="0"/>
          <w:color w:val="FF0000"/>
          <w:sz w:val="22"/>
          <w:szCs w:val="22"/>
        </w:rPr>
        <w:t xml:space="preserve">http://swemacrocycle.com </w:t>
      </w:r>
      <w:r w:rsidR="00B24430" w:rsidRPr="0032365B">
        <w:rPr>
          <w:rFonts w:ascii="Calibri" w:hAnsi="Calibri" w:cs="Calibri"/>
          <w:b w:val="0"/>
          <w:bCs w:val="0"/>
          <w:sz w:val="22"/>
          <w:szCs w:val="22"/>
        </w:rPr>
        <w:t xml:space="preserve">as webserver. </w:t>
      </w:r>
      <w:r w:rsidR="00B24430" w:rsidRPr="0032365B">
        <w:rPr>
          <w:rFonts w:ascii="Calibri" w:hAnsi="Calibri" w:cs="Calibri"/>
          <w:b w:val="0"/>
          <w:bCs w:val="0"/>
          <w:color w:val="222222"/>
          <w:sz w:val="22"/>
          <w:szCs w:val="22"/>
          <w:shd w:val="clear" w:color="auto" w:fill="FFFFFF"/>
        </w:rPr>
        <w:t>All source code is also available on the</w:t>
      </w:r>
      <w:r w:rsidR="00B24430" w:rsidRPr="0032365B">
        <w:rPr>
          <w:rStyle w:val="apple-converted-space"/>
          <w:rFonts w:ascii="Calibri" w:hAnsi="Calibri" w:cs="Calibri"/>
          <w:b w:val="0"/>
          <w:bCs w:val="0"/>
          <w:color w:val="222222"/>
          <w:sz w:val="22"/>
          <w:szCs w:val="22"/>
          <w:shd w:val="clear" w:color="auto" w:fill="FFFFFF"/>
        </w:rPr>
        <w:t> </w:t>
      </w:r>
      <w:r w:rsidR="00B24430" w:rsidRPr="0032365B">
        <w:rPr>
          <w:rFonts w:ascii="Calibri" w:hAnsi="Calibri" w:cs="Calibri"/>
          <w:b w:val="0"/>
          <w:bCs w:val="0"/>
          <w:sz w:val="22"/>
          <w:szCs w:val="22"/>
        </w:rPr>
        <w:t>GitHub</w:t>
      </w:r>
      <w:r w:rsidR="00A216A1" w:rsidRPr="0032365B">
        <w:rPr>
          <w:rFonts w:ascii="Calibri" w:hAnsi="Calibri" w:cs="Calibri"/>
          <w:b w:val="0"/>
          <w:bCs w:val="0"/>
          <w:sz w:val="22"/>
          <w:szCs w:val="22"/>
        </w:rPr>
        <w:t xml:space="preserve"> </w:t>
      </w:r>
      <w:r w:rsidR="00A216A1" w:rsidRPr="00240C1B">
        <w:rPr>
          <w:rFonts w:ascii="Calibri" w:hAnsi="Calibri" w:cs="Calibri"/>
          <w:b w:val="0"/>
          <w:bCs w:val="0"/>
          <w:color w:val="FF0000"/>
          <w:sz w:val="22"/>
          <w:szCs w:val="22"/>
        </w:rPr>
        <w:t>(</w:t>
      </w:r>
      <w:r w:rsidR="006822EA" w:rsidRPr="00240C1B">
        <w:rPr>
          <w:rFonts w:ascii="Calibri" w:hAnsi="Calibri" w:cs="Calibri"/>
          <w:b w:val="0"/>
          <w:bCs w:val="0"/>
          <w:color w:val="FF0000"/>
          <w:sz w:val="22"/>
          <w:szCs w:val="22"/>
        </w:rPr>
        <w:t>/macrocycle/</w:t>
      </w:r>
      <w:proofErr w:type="spellStart"/>
      <w:r w:rsidR="00CA3E66">
        <w:rPr>
          <w:rFonts w:ascii="Calibri" w:hAnsi="Calibri" w:cs="Calibri"/>
          <w:b w:val="0"/>
          <w:bCs w:val="0"/>
          <w:color w:val="FF0000"/>
          <w:sz w:val="22"/>
          <w:szCs w:val="22"/>
        </w:rPr>
        <w:t>c</w:t>
      </w:r>
      <w:r w:rsidR="00240C1B" w:rsidRPr="00240C1B">
        <w:rPr>
          <w:rFonts w:ascii="Calibri" w:hAnsi="Calibri" w:cs="Calibri"/>
          <w:b w:val="0"/>
          <w:bCs w:val="0"/>
          <w:color w:val="FF0000"/>
          <w:sz w:val="22"/>
          <w:szCs w:val="22"/>
        </w:rPr>
        <w:t>ell</w:t>
      </w:r>
      <w:r w:rsidR="00CA3E66">
        <w:rPr>
          <w:rFonts w:ascii="Calibri" w:hAnsi="Calibri" w:cs="Calibri"/>
          <w:b w:val="0"/>
          <w:bCs w:val="0"/>
          <w:color w:val="FF0000"/>
          <w:sz w:val="22"/>
          <w:szCs w:val="22"/>
        </w:rPr>
        <w:t>p</w:t>
      </w:r>
      <w:r w:rsidR="00240C1B" w:rsidRPr="00240C1B">
        <w:rPr>
          <w:rFonts w:ascii="Calibri" w:hAnsi="Calibri" w:cs="Calibri"/>
          <w:b w:val="0"/>
          <w:bCs w:val="0"/>
          <w:color w:val="FF0000"/>
          <w:sz w:val="22"/>
          <w:szCs w:val="22"/>
        </w:rPr>
        <w:t>erm</w:t>
      </w:r>
      <w:proofErr w:type="spellEnd"/>
      <w:r w:rsidR="00240C1B" w:rsidRPr="00240C1B">
        <w:rPr>
          <w:rFonts w:ascii="Calibri" w:hAnsi="Calibri" w:cs="Calibri"/>
          <w:b w:val="0"/>
          <w:bCs w:val="0"/>
          <w:color w:val="FF0000"/>
          <w:sz w:val="22"/>
          <w:szCs w:val="22"/>
        </w:rPr>
        <w:t>/database/</w:t>
      </w:r>
      <w:r w:rsidR="00A216A1" w:rsidRPr="0032365B">
        <w:rPr>
          <w:rFonts w:ascii="Calibri" w:hAnsi="Calibri" w:cs="Calibri"/>
          <w:b w:val="0"/>
          <w:bCs w:val="0"/>
          <w:sz w:val="22"/>
          <w:szCs w:val="22"/>
        </w:rPr>
        <w:t>)</w:t>
      </w:r>
      <w:r w:rsidR="00FE5540">
        <w:rPr>
          <w:rFonts w:ascii="Calibri" w:hAnsi="Calibri" w:cs="Calibri"/>
          <w:b w:val="0"/>
          <w:bCs w:val="0"/>
          <w:color w:val="222222"/>
          <w:sz w:val="22"/>
          <w:szCs w:val="22"/>
          <w:shd w:val="clear" w:color="auto" w:fill="FFFFFF"/>
        </w:rPr>
        <w:t xml:space="preserve"> with no</w:t>
      </w:r>
      <w:r w:rsidR="002B1F06">
        <w:rPr>
          <w:rFonts w:ascii="Calibri" w:hAnsi="Calibri" w:cs="Calibri"/>
          <w:b w:val="0"/>
          <w:bCs w:val="0"/>
          <w:color w:val="222222"/>
          <w:sz w:val="22"/>
          <w:szCs w:val="22"/>
          <w:shd w:val="clear" w:color="auto" w:fill="FFFFFF"/>
        </w:rPr>
        <w:t xml:space="preserve"> restrictions to access. </w:t>
      </w:r>
    </w:p>
    <w:p w14:paraId="07D4F7B4" w14:textId="77777777" w:rsidR="002B1F06" w:rsidRPr="002B1F06" w:rsidRDefault="002B1F06" w:rsidP="002B1F06"/>
    <w:p w14:paraId="72701CD3" w14:textId="51AC92F8" w:rsidR="00C658AC" w:rsidRPr="0033109F" w:rsidRDefault="00C658AC" w:rsidP="006A42F1">
      <w:pPr>
        <w:pStyle w:val="3"/>
        <w:spacing w:before="0" w:after="0"/>
      </w:pPr>
      <w:r w:rsidRPr="0033109F">
        <w:t>References</w:t>
      </w:r>
    </w:p>
    <w:p w14:paraId="4072DD08" w14:textId="77777777" w:rsidR="004A5C3D" w:rsidRDefault="004A5C3D" w:rsidP="006A42F1">
      <w:pPr>
        <w:widowControl w:val="0"/>
        <w:autoSpaceDE w:val="0"/>
        <w:autoSpaceDN w:val="0"/>
        <w:adjustRightInd w:val="0"/>
        <w:spacing w:before="60"/>
        <w:rPr>
          <w:rFonts w:cs="Calibri"/>
          <w:lang w:val="en-US" w:eastAsia="en-US"/>
        </w:rPr>
      </w:pPr>
    </w:p>
    <w:p w14:paraId="587256E8" w14:textId="77777777" w:rsidR="00B17C21" w:rsidRPr="00B17C21" w:rsidRDefault="004A5C3D" w:rsidP="00B17C21">
      <w:pPr>
        <w:pStyle w:val="EndNoteBibliography"/>
        <w:ind w:left="720" w:hanging="720"/>
        <w:rPr>
          <w:noProof/>
        </w:rPr>
      </w:pPr>
      <w:r>
        <w:rPr>
          <w:lang w:val="en-US" w:eastAsia="en-US"/>
        </w:rPr>
        <w:fldChar w:fldCharType="begin"/>
      </w:r>
      <w:r>
        <w:rPr>
          <w:lang w:val="en-US" w:eastAsia="en-US"/>
        </w:rPr>
        <w:instrText xml:space="preserve"> ADDIN EN.REFLIST </w:instrText>
      </w:r>
      <w:r>
        <w:rPr>
          <w:lang w:val="en-US" w:eastAsia="en-US"/>
        </w:rPr>
        <w:fldChar w:fldCharType="separate"/>
      </w:r>
      <w:r w:rsidR="00B17C21" w:rsidRPr="00B17C21">
        <w:rPr>
          <w:noProof/>
        </w:rPr>
        <w:t>1</w:t>
      </w:r>
      <w:r w:rsidR="00B17C21" w:rsidRPr="00B17C21">
        <w:rPr>
          <w:noProof/>
        </w:rPr>
        <w:tab/>
        <w:t xml:space="preserve">Wouters, O. J., McKee, M. &amp; Luyten, J. Research and Development Costs of New Drugs-Reply. </w:t>
      </w:r>
      <w:r w:rsidR="00B17C21" w:rsidRPr="00B17C21">
        <w:rPr>
          <w:i/>
          <w:noProof/>
        </w:rPr>
        <w:t>JAMA</w:t>
      </w:r>
      <w:r w:rsidR="00B17C21" w:rsidRPr="00B17C21">
        <w:rPr>
          <w:noProof/>
        </w:rPr>
        <w:t xml:space="preserve"> </w:t>
      </w:r>
      <w:r w:rsidR="00B17C21" w:rsidRPr="00B17C21">
        <w:rPr>
          <w:b/>
          <w:noProof/>
        </w:rPr>
        <w:t>324</w:t>
      </w:r>
      <w:r w:rsidR="00B17C21" w:rsidRPr="00B17C21">
        <w:rPr>
          <w:noProof/>
        </w:rPr>
        <w:t>, 518, doi:10.1001/jama.2020.8651 (2020).</w:t>
      </w:r>
    </w:p>
    <w:p w14:paraId="7333C1E5" w14:textId="77777777" w:rsidR="00B17C21" w:rsidRPr="00B17C21" w:rsidRDefault="00B17C21" w:rsidP="00B17C21">
      <w:pPr>
        <w:pStyle w:val="EndNoteBibliography"/>
        <w:ind w:left="720" w:hanging="720"/>
        <w:rPr>
          <w:noProof/>
        </w:rPr>
      </w:pPr>
      <w:r w:rsidRPr="00B17C21">
        <w:rPr>
          <w:noProof/>
        </w:rPr>
        <w:t>2</w:t>
      </w:r>
      <w:r w:rsidRPr="00B17C21">
        <w:rPr>
          <w:noProof/>
        </w:rPr>
        <w:tab/>
        <w:t xml:space="preserve">Lipinski, C. A., Lombardo, F., Dominy, B. W. &amp; Feeney, P. J. Experimental and computational approaches to estimate solubility and permeability in drug discovery and development settings. </w:t>
      </w:r>
      <w:r w:rsidRPr="00B17C21">
        <w:rPr>
          <w:i/>
          <w:noProof/>
        </w:rPr>
        <w:t>Adv Drug Deliv Rev</w:t>
      </w:r>
      <w:r w:rsidRPr="00B17C21">
        <w:rPr>
          <w:noProof/>
        </w:rPr>
        <w:t xml:space="preserve"> </w:t>
      </w:r>
      <w:r w:rsidRPr="00B17C21">
        <w:rPr>
          <w:b/>
          <w:noProof/>
        </w:rPr>
        <w:t>46</w:t>
      </w:r>
      <w:r w:rsidRPr="00B17C21">
        <w:rPr>
          <w:noProof/>
        </w:rPr>
        <w:t>, 3-26, doi:10.1016/s0169-409x(00)00129-0 (2001).</w:t>
      </w:r>
    </w:p>
    <w:p w14:paraId="5AE6EA91" w14:textId="77777777" w:rsidR="00B17C21" w:rsidRPr="00B17C21" w:rsidRDefault="00B17C21" w:rsidP="00B17C21">
      <w:pPr>
        <w:pStyle w:val="EndNoteBibliography"/>
        <w:ind w:left="720" w:hanging="720"/>
        <w:rPr>
          <w:noProof/>
        </w:rPr>
      </w:pPr>
      <w:r w:rsidRPr="00B17C21">
        <w:rPr>
          <w:noProof/>
        </w:rPr>
        <w:t>3</w:t>
      </w:r>
      <w:r w:rsidRPr="00B17C21">
        <w:rPr>
          <w:noProof/>
        </w:rPr>
        <w:tab/>
        <w:t xml:space="preserve">Doak, B. C., Over, B., Giordanetto, F. &amp; Kihlberg, J. Oral druggable space beyond the rule of 5: insights from drugs and clinical candidates. </w:t>
      </w:r>
      <w:r w:rsidRPr="00B17C21">
        <w:rPr>
          <w:i/>
          <w:noProof/>
        </w:rPr>
        <w:t>Chem Biol</w:t>
      </w:r>
      <w:r w:rsidRPr="00B17C21">
        <w:rPr>
          <w:noProof/>
        </w:rPr>
        <w:t xml:space="preserve"> </w:t>
      </w:r>
      <w:r w:rsidRPr="00B17C21">
        <w:rPr>
          <w:b/>
          <w:noProof/>
        </w:rPr>
        <w:t>21</w:t>
      </w:r>
      <w:r w:rsidRPr="00B17C21">
        <w:rPr>
          <w:noProof/>
        </w:rPr>
        <w:t>, 1115-1142, doi:10.1016/j.chembiol.2014.08.013 (2014).</w:t>
      </w:r>
    </w:p>
    <w:p w14:paraId="4033AE6F" w14:textId="77777777" w:rsidR="00B17C21" w:rsidRPr="00B17C21" w:rsidRDefault="00B17C21" w:rsidP="00B17C21">
      <w:pPr>
        <w:pStyle w:val="EndNoteBibliography"/>
        <w:ind w:left="720" w:hanging="720"/>
        <w:rPr>
          <w:noProof/>
        </w:rPr>
      </w:pPr>
      <w:r w:rsidRPr="00B17C21">
        <w:rPr>
          <w:noProof/>
        </w:rPr>
        <w:t>4</w:t>
      </w:r>
      <w:r w:rsidRPr="00B17C21">
        <w:rPr>
          <w:noProof/>
        </w:rPr>
        <w:tab/>
        <w:t xml:space="preserve">Poongavanam, V., Doak, B. C. &amp; Kihlberg, J. Opportunities and guidelines for discovery of orally absorbed drugs in beyond rule of 5 space. </w:t>
      </w:r>
      <w:r w:rsidRPr="00B17C21">
        <w:rPr>
          <w:i/>
          <w:noProof/>
        </w:rPr>
        <w:t>Curr Opin Chem Biol</w:t>
      </w:r>
      <w:r w:rsidRPr="00B17C21">
        <w:rPr>
          <w:noProof/>
        </w:rPr>
        <w:t xml:space="preserve"> </w:t>
      </w:r>
      <w:r w:rsidRPr="00B17C21">
        <w:rPr>
          <w:b/>
          <w:noProof/>
        </w:rPr>
        <w:t>44</w:t>
      </w:r>
      <w:r w:rsidRPr="00B17C21">
        <w:rPr>
          <w:noProof/>
        </w:rPr>
        <w:t>, 23-29, doi:10.1016/j.cbpa.2018.05.010 (2018).</w:t>
      </w:r>
    </w:p>
    <w:p w14:paraId="3BA77C55" w14:textId="77777777" w:rsidR="00B17C21" w:rsidRPr="00B17C21" w:rsidRDefault="00B17C21" w:rsidP="00B17C21">
      <w:pPr>
        <w:pStyle w:val="EndNoteBibliography"/>
        <w:ind w:left="720" w:hanging="720"/>
        <w:rPr>
          <w:noProof/>
        </w:rPr>
      </w:pPr>
      <w:r w:rsidRPr="00B17C21">
        <w:rPr>
          <w:noProof/>
        </w:rPr>
        <w:t>5</w:t>
      </w:r>
      <w:r w:rsidRPr="00B17C21">
        <w:rPr>
          <w:noProof/>
        </w:rPr>
        <w:tab/>
        <w:t xml:space="preserve">Doak, B. C., Zheng, J., Dobritzsch, D. &amp; Kihlberg, J. How Beyond Rule of 5 Drugs and Clinical Candidates Bind to Their Targets. </w:t>
      </w:r>
      <w:r w:rsidRPr="00B17C21">
        <w:rPr>
          <w:i/>
          <w:noProof/>
        </w:rPr>
        <w:t>Journal of Medicinal Chemistry</w:t>
      </w:r>
      <w:r w:rsidRPr="00B17C21">
        <w:rPr>
          <w:noProof/>
        </w:rPr>
        <w:t xml:space="preserve"> </w:t>
      </w:r>
      <w:r w:rsidRPr="00B17C21">
        <w:rPr>
          <w:b/>
          <w:noProof/>
        </w:rPr>
        <w:t>59</w:t>
      </w:r>
      <w:r w:rsidRPr="00B17C21">
        <w:rPr>
          <w:noProof/>
        </w:rPr>
        <w:t>, 2312-2327, doi:10.1021/acs.jmedchem.5b01286 (2016).</w:t>
      </w:r>
    </w:p>
    <w:p w14:paraId="42792ADC" w14:textId="77777777" w:rsidR="00B17C21" w:rsidRPr="00B17C21" w:rsidRDefault="00B17C21" w:rsidP="00B17C21">
      <w:pPr>
        <w:pStyle w:val="EndNoteBibliography"/>
        <w:ind w:left="720" w:hanging="720"/>
        <w:rPr>
          <w:noProof/>
        </w:rPr>
      </w:pPr>
      <w:r w:rsidRPr="00B17C21">
        <w:rPr>
          <w:noProof/>
        </w:rPr>
        <w:t>6</w:t>
      </w:r>
      <w:r w:rsidRPr="00B17C21">
        <w:rPr>
          <w:noProof/>
        </w:rPr>
        <w:tab/>
        <w:t xml:space="preserve">Garcia Jimenez, D., Poongavanam, V. &amp; Kihlberg, J. Macrocycles in Drug Discovery─Learning from the Past for the Future. </w:t>
      </w:r>
      <w:r w:rsidRPr="00B17C21">
        <w:rPr>
          <w:i/>
          <w:noProof/>
        </w:rPr>
        <w:t>Journal of Medicinal Chemistry</w:t>
      </w:r>
      <w:r w:rsidRPr="00B17C21">
        <w:rPr>
          <w:noProof/>
        </w:rPr>
        <w:t xml:space="preserve"> </w:t>
      </w:r>
      <w:r w:rsidRPr="00B17C21">
        <w:rPr>
          <w:b/>
          <w:noProof/>
        </w:rPr>
        <w:t>66</w:t>
      </w:r>
      <w:r w:rsidRPr="00B17C21">
        <w:rPr>
          <w:noProof/>
        </w:rPr>
        <w:t>, 5377-5396, doi:10.1021/acs.jmedchem.3c00134 (2023).</w:t>
      </w:r>
    </w:p>
    <w:p w14:paraId="6F7A0F00" w14:textId="77777777" w:rsidR="00B17C21" w:rsidRPr="00B17C21" w:rsidRDefault="00B17C21" w:rsidP="00B17C21">
      <w:pPr>
        <w:pStyle w:val="EndNoteBibliography"/>
        <w:ind w:left="720" w:hanging="720"/>
        <w:rPr>
          <w:noProof/>
        </w:rPr>
      </w:pPr>
      <w:r w:rsidRPr="00B17C21">
        <w:rPr>
          <w:noProof/>
        </w:rPr>
        <w:t>7</w:t>
      </w:r>
      <w:r w:rsidRPr="00B17C21">
        <w:rPr>
          <w:noProof/>
        </w:rPr>
        <w:tab/>
        <w:t xml:space="preserve">Matsson, P., Doak, B. C., Over, B. &amp; Kihlberg, J. Cell permeability beyond the rule of 5. </w:t>
      </w:r>
      <w:r w:rsidRPr="00B17C21">
        <w:rPr>
          <w:i/>
          <w:noProof/>
        </w:rPr>
        <w:t>Adv Drug Deliv Rev</w:t>
      </w:r>
      <w:r w:rsidRPr="00B17C21">
        <w:rPr>
          <w:noProof/>
        </w:rPr>
        <w:t xml:space="preserve"> </w:t>
      </w:r>
      <w:r w:rsidRPr="00B17C21">
        <w:rPr>
          <w:b/>
          <w:noProof/>
        </w:rPr>
        <w:t>101</w:t>
      </w:r>
      <w:r w:rsidRPr="00B17C21">
        <w:rPr>
          <w:noProof/>
        </w:rPr>
        <w:t>, 42-61, doi:10.1016/j.addr.2016.03.013 (2016).</w:t>
      </w:r>
    </w:p>
    <w:p w14:paraId="4ECFFAD0" w14:textId="77777777" w:rsidR="00B17C21" w:rsidRPr="00B17C21" w:rsidRDefault="00B17C21" w:rsidP="00B17C21">
      <w:pPr>
        <w:pStyle w:val="EndNoteBibliography"/>
        <w:ind w:left="720" w:hanging="720"/>
        <w:rPr>
          <w:noProof/>
        </w:rPr>
      </w:pPr>
      <w:r w:rsidRPr="00B17C21">
        <w:rPr>
          <w:noProof/>
        </w:rPr>
        <w:t>8</w:t>
      </w:r>
      <w:r w:rsidRPr="00B17C21">
        <w:rPr>
          <w:noProof/>
        </w:rPr>
        <w:tab/>
        <w:t>Over, B.</w:t>
      </w:r>
      <w:r w:rsidRPr="00B17C21">
        <w:rPr>
          <w:i/>
          <w:noProof/>
        </w:rPr>
        <w:t xml:space="preserve"> et al.</w:t>
      </w:r>
      <w:r w:rsidRPr="00B17C21">
        <w:rPr>
          <w:noProof/>
        </w:rPr>
        <w:t xml:space="preserve"> Structural and conformational determinants of macrocycle cell permeability. </w:t>
      </w:r>
      <w:r w:rsidRPr="00B17C21">
        <w:rPr>
          <w:i/>
          <w:noProof/>
        </w:rPr>
        <w:t>Nat Chem Biol</w:t>
      </w:r>
      <w:r w:rsidRPr="00B17C21">
        <w:rPr>
          <w:noProof/>
        </w:rPr>
        <w:t xml:space="preserve"> </w:t>
      </w:r>
      <w:r w:rsidRPr="00B17C21">
        <w:rPr>
          <w:b/>
          <w:noProof/>
        </w:rPr>
        <w:t>12</w:t>
      </w:r>
      <w:r w:rsidRPr="00B17C21">
        <w:rPr>
          <w:noProof/>
        </w:rPr>
        <w:t>, 1065-1074, doi:10.1038/nchembio.2203 (2016).</w:t>
      </w:r>
    </w:p>
    <w:p w14:paraId="73E970C7" w14:textId="77777777" w:rsidR="00B17C21" w:rsidRPr="00B17C21" w:rsidRDefault="00B17C21" w:rsidP="00B17C21">
      <w:pPr>
        <w:pStyle w:val="EndNoteBibliography"/>
        <w:ind w:left="720" w:hanging="720"/>
        <w:rPr>
          <w:noProof/>
        </w:rPr>
      </w:pPr>
      <w:r w:rsidRPr="00B17C21">
        <w:rPr>
          <w:noProof/>
        </w:rPr>
        <w:t>9</w:t>
      </w:r>
      <w:r w:rsidRPr="00B17C21">
        <w:rPr>
          <w:noProof/>
        </w:rPr>
        <w:tab/>
        <w:t>Poongavanam, V.</w:t>
      </w:r>
      <w:r w:rsidRPr="00B17C21">
        <w:rPr>
          <w:i/>
          <w:noProof/>
        </w:rPr>
        <w:t xml:space="preserve"> et al.</w:t>
      </w:r>
      <w:r w:rsidRPr="00B17C21">
        <w:rPr>
          <w:noProof/>
        </w:rPr>
        <w:t xml:space="preserve"> Predicting the Permeability of Macrocycles from Conformational Sampling - Limitations of Molecular Flexibility. </w:t>
      </w:r>
      <w:r w:rsidRPr="00B17C21">
        <w:rPr>
          <w:i/>
          <w:noProof/>
        </w:rPr>
        <w:t>J Pharm Sci</w:t>
      </w:r>
      <w:r w:rsidRPr="00B17C21">
        <w:rPr>
          <w:noProof/>
        </w:rPr>
        <w:t xml:space="preserve"> </w:t>
      </w:r>
      <w:r w:rsidRPr="00B17C21">
        <w:rPr>
          <w:b/>
          <w:noProof/>
        </w:rPr>
        <w:t>110</w:t>
      </w:r>
      <w:r w:rsidRPr="00B17C21">
        <w:rPr>
          <w:noProof/>
        </w:rPr>
        <w:t>, 301-313, doi:10.1016/j.xphs.2020.10.052 (2021).</w:t>
      </w:r>
    </w:p>
    <w:p w14:paraId="076FDF9F" w14:textId="77777777" w:rsidR="00B17C21" w:rsidRPr="00B17C21" w:rsidRDefault="00B17C21" w:rsidP="00B17C21">
      <w:pPr>
        <w:pStyle w:val="EndNoteBibliography"/>
        <w:ind w:left="720" w:hanging="720"/>
        <w:rPr>
          <w:noProof/>
        </w:rPr>
      </w:pPr>
      <w:r w:rsidRPr="00B17C21">
        <w:rPr>
          <w:noProof/>
        </w:rPr>
        <w:t>10</w:t>
      </w:r>
      <w:r w:rsidRPr="00B17C21">
        <w:rPr>
          <w:noProof/>
        </w:rPr>
        <w:tab/>
        <w:t>Williams-Noonan, B. J.</w:t>
      </w:r>
      <w:r w:rsidRPr="00B17C21">
        <w:rPr>
          <w:i/>
          <w:noProof/>
        </w:rPr>
        <w:t xml:space="preserve"> et al.</w:t>
      </w:r>
      <w:r w:rsidRPr="00B17C21">
        <w:rPr>
          <w:noProof/>
        </w:rPr>
        <w:t xml:space="preserve"> Membrane Permeating Macrocycles: Design Guidelines from Machine Learning. </w:t>
      </w:r>
      <w:r w:rsidRPr="00B17C21">
        <w:rPr>
          <w:i/>
          <w:noProof/>
        </w:rPr>
        <w:t>J Chem Inf Model</w:t>
      </w:r>
      <w:r w:rsidRPr="00B17C21">
        <w:rPr>
          <w:noProof/>
        </w:rPr>
        <w:t xml:space="preserve"> </w:t>
      </w:r>
      <w:r w:rsidRPr="00B17C21">
        <w:rPr>
          <w:b/>
          <w:noProof/>
        </w:rPr>
        <w:t>62</w:t>
      </w:r>
      <w:r w:rsidRPr="00B17C21">
        <w:rPr>
          <w:noProof/>
        </w:rPr>
        <w:t>, 4605-4619, doi:10.1021/acs.jcim.2c00809 (2022).</w:t>
      </w:r>
    </w:p>
    <w:p w14:paraId="6F486586" w14:textId="77777777" w:rsidR="00B17C21" w:rsidRPr="00B17C21" w:rsidRDefault="00B17C21" w:rsidP="00B17C21">
      <w:pPr>
        <w:pStyle w:val="EndNoteBibliography"/>
        <w:ind w:left="720" w:hanging="720"/>
        <w:rPr>
          <w:noProof/>
        </w:rPr>
      </w:pPr>
      <w:r w:rsidRPr="00B17C21">
        <w:rPr>
          <w:noProof/>
        </w:rPr>
        <w:t>11</w:t>
      </w:r>
      <w:r w:rsidRPr="00B17C21">
        <w:rPr>
          <w:noProof/>
        </w:rPr>
        <w:tab/>
        <w:t>Bhardwaj, G.</w:t>
      </w:r>
      <w:r w:rsidRPr="00B17C21">
        <w:rPr>
          <w:i/>
          <w:noProof/>
        </w:rPr>
        <w:t xml:space="preserve"> et al.</w:t>
      </w:r>
      <w:r w:rsidRPr="00B17C21">
        <w:rPr>
          <w:noProof/>
        </w:rPr>
        <w:t xml:space="preserve"> Accurate de novo design of membrane-traversing macrocycles. </w:t>
      </w:r>
      <w:r w:rsidRPr="00B17C21">
        <w:rPr>
          <w:i/>
          <w:noProof/>
        </w:rPr>
        <w:t>Cell</w:t>
      </w:r>
      <w:r w:rsidRPr="00B17C21">
        <w:rPr>
          <w:noProof/>
        </w:rPr>
        <w:t xml:space="preserve"> </w:t>
      </w:r>
      <w:r w:rsidRPr="00B17C21">
        <w:rPr>
          <w:b/>
          <w:noProof/>
        </w:rPr>
        <w:t>185</w:t>
      </w:r>
      <w:r w:rsidRPr="00B17C21">
        <w:rPr>
          <w:noProof/>
        </w:rPr>
        <w:t>, 3520-3532 e3526, doi:10.1016/j.cell.2022.07.019 (2022).</w:t>
      </w:r>
    </w:p>
    <w:p w14:paraId="0CCF9E10" w14:textId="77777777" w:rsidR="00B17C21" w:rsidRPr="00B17C21" w:rsidRDefault="00B17C21" w:rsidP="00B17C21">
      <w:pPr>
        <w:pStyle w:val="EndNoteBibliography"/>
        <w:ind w:left="720" w:hanging="720"/>
        <w:rPr>
          <w:noProof/>
        </w:rPr>
      </w:pPr>
      <w:r w:rsidRPr="00B17C21">
        <w:rPr>
          <w:noProof/>
        </w:rPr>
        <w:t>12</w:t>
      </w:r>
      <w:r w:rsidRPr="00B17C21">
        <w:rPr>
          <w:noProof/>
        </w:rPr>
        <w:tab/>
        <w:t>Merz, M. L.</w:t>
      </w:r>
      <w:r w:rsidRPr="00B17C21">
        <w:rPr>
          <w:i/>
          <w:noProof/>
        </w:rPr>
        <w:t xml:space="preserve"> et al.</w:t>
      </w:r>
      <w:r w:rsidRPr="00B17C21">
        <w:rPr>
          <w:noProof/>
        </w:rPr>
        <w:t xml:space="preserve"> De novo development of small cyclic peptides that are orally bioavailable. </w:t>
      </w:r>
      <w:r w:rsidRPr="00B17C21">
        <w:rPr>
          <w:i/>
          <w:noProof/>
        </w:rPr>
        <w:t>Nature Chemical Biology</w:t>
      </w:r>
      <w:r w:rsidRPr="00B17C21">
        <w:rPr>
          <w:noProof/>
        </w:rPr>
        <w:t>, doi:10.1038/s41589-023-01496-y (2023).</w:t>
      </w:r>
    </w:p>
    <w:p w14:paraId="346074F5" w14:textId="77777777" w:rsidR="00B17C21" w:rsidRPr="00BC7D51" w:rsidRDefault="00B17C21" w:rsidP="00B17C21">
      <w:pPr>
        <w:pStyle w:val="EndNoteBibliography"/>
        <w:ind w:left="720" w:hanging="720"/>
        <w:rPr>
          <w:noProof/>
          <w:lang w:val="sv-SE"/>
        </w:rPr>
      </w:pPr>
      <w:r w:rsidRPr="00B17C21">
        <w:rPr>
          <w:noProof/>
        </w:rPr>
        <w:t>13</w:t>
      </w:r>
      <w:r w:rsidRPr="00B17C21">
        <w:rPr>
          <w:noProof/>
        </w:rPr>
        <w:tab/>
        <w:t>Hewitt, W. M.</w:t>
      </w:r>
      <w:r w:rsidRPr="00B17C21">
        <w:rPr>
          <w:i/>
          <w:noProof/>
        </w:rPr>
        <w:t xml:space="preserve"> et al.</w:t>
      </w:r>
      <w:r w:rsidRPr="00B17C21">
        <w:rPr>
          <w:noProof/>
        </w:rPr>
        <w:t xml:space="preserve"> Cell-permeable cyclic peptides from synthetic libraries inspired by natural products. </w:t>
      </w:r>
      <w:r w:rsidRPr="00BC7D51">
        <w:rPr>
          <w:i/>
          <w:noProof/>
          <w:lang w:val="sv-SE"/>
        </w:rPr>
        <w:t>J Am Chem Soc</w:t>
      </w:r>
      <w:r w:rsidRPr="00BC7D51">
        <w:rPr>
          <w:noProof/>
          <w:lang w:val="sv-SE"/>
        </w:rPr>
        <w:t xml:space="preserve"> </w:t>
      </w:r>
      <w:r w:rsidRPr="00BC7D51">
        <w:rPr>
          <w:b/>
          <w:noProof/>
          <w:lang w:val="sv-SE"/>
        </w:rPr>
        <w:t>137</w:t>
      </w:r>
      <w:r w:rsidRPr="00BC7D51">
        <w:rPr>
          <w:noProof/>
          <w:lang w:val="sv-SE"/>
        </w:rPr>
        <w:t>, 715-721, doi:10.1021/ja508766b (2015).</w:t>
      </w:r>
    </w:p>
    <w:p w14:paraId="43215655" w14:textId="77777777" w:rsidR="00B17C21" w:rsidRPr="00B17C21" w:rsidRDefault="00B17C21" w:rsidP="00B17C21">
      <w:pPr>
        <w:pStyle w:val="EndNoteBibliography"/>
        <w:ind w:left="720" w:hanging="720"/>
        <w:rPr>
          <w:noProof/>
        </w:rPr>
      </w:pPr>
      <w:r w:rsidRPr="00BC7D51">
        <w:rPr>
          <w:noProof/>
          <w:lang w:val="sv-SE"/>
        </w:rPr>
        <w:t>14</w:t>
      </w:r>
      <w:r w:rsidRPr="00BC7D51">
        <w:rPr>
          <w:noProof/>
          <w:lang w:val="sv-SE"/>
        </w:rPr>
        <w:tab/>
        <w:t>Li, J.</w:t>
      </w:r>
      <w:r w:rsidRPr="00BC7D51">
        <w:rPr>
          <w:i/>
          <w:noProof/>
          <w:lang w:val="sv-SE"/>
        </w:rPr>
        <w:t xml:space="preserve"> et al.</w:t>
      </w:r>
      <w:r w:rsidRPr="00BC7D51">
        <w:rPr>
          <w:noProof/>
          <w:lang w:val="sv-SE"/>
        </w:rPr>
        <w:t xml:space="preserve"> </w:t>
      </w:r>
      <w:r w:rsidRPr="00B17C21">
        <w:rPr>
          <w:noProof/>
        </w:rPr>
        <w:t xml:space="preserve">CycPeptMPDB: A Comprehensive Database of Membrane Permeability of Cyclic Peptides. </w:t>
      </w:r>
      <w:r w:rsidRPr="00B17C21">
        <w:rPr>
          <w:i/>
          <w:noProof/>
        </w:rPr>
        <w:t>J Chem Inf Model</w:t>
      </w:r>
      <w:r w:rsidRPr="00B17C21">
        <w:rPr>
          <w:noProof/>
        </w:rPr>
        <w:t xml:space="preserve"> </w:t>
      </w:r>
      <w:r w:rsidRPr="00B17C21">
        <w:rPr>
          <w:b/>
          <w:noProof/>
        </w:rPr>
        <w:t>63</w:t>
      </w:r>
      <w:r w:rsidRPr="00B17C21">
        <w:rPr>
          <w:noProof/>
        </w:rPr>
        <w:t>, 2240-2250, doi:10.1021/acs.jcim.2c01573 (2023).</w:t>
      </w:r>
    </w:p>
    <w:p w14:paraId="3879EA03" w14:textId="77777777" w:rsidR="00B17C21" w:rsidRPr="00B17C21" w:rsidRDefault="00B17C21" w:rsidP="00B17C21">
      <w:pPr>
        <w:pStyle w:val="EndNoteBibliography"/>
        <w:ind w:left="720" w:hanging="720"/>
        <w:rPr>
          <w:noProof/>
        </w:rPr>
      </w:pPr>
      <w:r w:rsidRPr="00B17C21">
        <w:rPr>
          <w:noProof/>
        </w:rPr>
        <w:t>15</w:t>
      </w:r>
      <w:r w:rsidRPr="00B17C21">
        <w:rPr>
          <w:noProof/>
        </w:rPr>
        <w:tab/>
        <w:t>Kim, S.</w:t>
      </w:r>
      <w:r w:rsidRPr="00B17C21">
        <w:rPr>
          <w:i/>
          <w:noProof/>
        </w:rPr>
        <w:t xml:space="preserve"> et al.</w:t>
      </w:r>
      <w:r w:rsidRPr="00B17C21">
        <w:rPr>
          <w:noProof/>
        </w:rPr>
        <w:t xml:space="preserve"> PubChem 2023 update. </w:t>
      </w:r>
      <w:r w:rsidRPr="00B17C21">
        <w:rPr>
          <w:i/>
          <w:noProof/>
        </w:rPr>
        <w:t>Nucleic Acids Res</w:t>
      </w:r>
      <w:r w:rsidRPr="00B17C21">
        <w:rPr>
          <w:noProof/>
        </w:rPr>
        <w:t xml:space="preserve"> </w:t>
      </w:r>
      <w:r w:rsidRPr="00B17C21">
        <w:rPr>
          <w:b/>
          <w:noProof/>
        </w:rPr>
        <w:t>51</w:t>
      </w:r>
      <w:r w:rsidRPr="00B17C21">
        <w:rPr>
          <w:noProof/>
        </w:rPr>
        <w:t>, D1373-D1380, doi:10.1093/nar/gkac956 (2023).</w:t>
      </w:r>
    </w:p>
    <w:p w14:paraId="4D6D863D" w14:textId="77777777" w:rsidR="00B17C21" w:rsidRPr="00B17C21" w:rsidRDefault="00B17C21" w:rsidP="00B17C21">
      <w:pPr>
        <w:pStyle w:val="EndNoteBibliography"/>
        <w:ind w:left="720" w:hanging="720"/>
        <w:rPr>
          <w:noProof/>
        </w:rPr>
      </w:pPr>
      <w:r w:rsidRPr="00B17C21">
        <w:rPr>
          <w:noProof/>
        </w:rPr>
        <w:t>16</w:t>
      </w:r>
      <w:r w:rsidRPr="00B17C21">
        <w:rPr>
          <w:noProof/>
        </w:rPr>
        <w:tab/>
        <w:t>Zdrazil, B.</w:t>
      </w:r>
      <w:r w:rsidRPr="00B17C21">
        <w:rPr>
          <w:i/>
          <w:noProof/>
        </w:rPr>
        <w:t xml:space="preserve"> et al.</w:t>
      </w:r>
      <w:r w:rsidRPr="00B17C21">
        <w:rPr>
          <w:noProof/>
        </w:rPr>
        <w:t xml:space="preserve"> The ChEMBL Database in 2023: a drug discovery platform spanning multiple bioactivity data types and time periods. </w:t>
      </w:r>
      <w:r w:rsidRPr="00B17C21">
        <w:rPr>
          <w:i/>
          <w:noProof/>
        </w:rPr>
        <w:t>Nucleic Acids Res</w:t>
      </w:r>
      <w:r w:rsidRPr="00B17C21">
        <w:rPr>
          <w:noProof/>
        </w:rPr>
        <w:t xml:space="preserve"> </w:t>
      </w:r>
      <w:r w:rsidRPr="00B17C21">
        <w:rPr>
          <w:b/>
          <w:noProof/>
        </w:rPr>
        <w:t>52</w:t>
      </w:r>
      <w:r w:rsidRPr="00B17C21">
        <w:rPr>
          <w:noProof/>
        </w:rPr>
        <w:t>, D1180-D1192, doi:10.1093/nar/gkad1004 (2024).</w:t>
      </w:r>
    </w:p>
    <w:p w14:paraId="5548BD94" w14:textId="77777777" w:rsidR="00B17C21" w:rsidRPr="00B17C21" w:rsidRDefault="00B17C21" w:rsidP="00B17C21">
      <w:pPr>
        <w:pStyle w:val="EndNoteBibliography"/>
        <w:ind w:left="720" w:hanging="720"/>
        <w:rPr>
          <w:noProof/>
        </w:rPr>
      </w:pPr>
      <w:r w:rsidRPr="00B17C21">
        <w:rPr>
          <w:noProof/>
        </w:rPr>
        <w:t>17</w:t>
      </w:r>
      <w:r w:rsidRPr="00B17C21">
        <w:rPr>
          <w:noProof/>
        </w:rPr>
        <w:tab/>
        <w:t>RDKit (2010).</w:t>
      </w:r>
    </w:p>
    <w:p w14:paraId="57B7EE88" w14:textId="77777777" w:rsidR="00B17C21" w:rsidRPr="00B17C21" w:rsidRDefault="00B17C21" w:rsidP="00B17C21">
      <w:pPr>
        <w:pStyle w:val="EndNoteBibliography"/>
        <w:ind w:left="720" w:hanging="720"/>
        <w:rPr>
          <w:noProof/>
        </w:rPr>
      </w:pPr>
      <w:r w:rsidRPr="00B17C21">
        <w:rPr>
          <w:noProof/>
        </w:rPr>
        <w:lastRenderedPageBreak/>
        <w:t>18</w:t>
      </w:r>
      <w:r w:rsidRPr="00B17C21">
        <w:rPr>
          <w:noProof/>
        </w:rPr>
        <w:tab/>
        <w:t>(Chemical Computing Group ULC, 910-1010 Sherbrooke St. W., Montreal, QC H3A 2R7, Canada, 2024).</w:t>
      </w:r>
    </w:p>
    <w:p w14:paraId="2F57589E" w14:textId="77777777" w:rsidR="00B17C21" w:rsidRPr="00B17C21" w:rsidRDefault="00B17C21" w:rsidP="00B17C21">
      <w:pPr>
        <w:pStyle w:val="EndNoteBibliography"/>
        <w:ind w:left="720" w:hanging="720"/>
        <w:rPr>
          <w:noProof/>
        </w:rPr>
      </w:pPr>
      <w:r w:rsidRPr="00BC7D51">
        <w:rPr>
          <w:noProof/>
          <w:lang w:val="sv-SE"/>
        </w:rPr>
        <w:t>19</w:t>
      </w:r>
      <w:r w:rsidRPr="00BC7D51">
        <w:rPr>
          <w:noProof/>
          <w:lang w:val="sv-SE"/>
        </w:rPr>
        <w:tab/>
        <w:t>Rossi Sebastiano, M.</w:t>
      </w:r>
      <w:r w:rsidRPr="00BC7D51">
        <w:rPr>
          <w:i/>
          <w:noProof/>
          <w:lang w:val="sv-SE"/>
        </w:rPr>
        <w:t xml:space="preserve"> et al.</w:t>
      </w:r>
      <w:r w:rsidRPr="00BC7D51">
        <w:rPr>
          <w:noProof/>
          <w:lang w:val="sv-SE"/>
        </w:rPr>
        <w:t xml:space="preserve"> </w:t>
      </w:r>
      <w:r w:rsidRPr="00B17C21">
        <w:rPr>
          <w:noProof/>
        </w:rPr>
        <w:t xml:space="preserve">Impact of Dynamically Exposed Polarity on Permeability and Solubility of Chameleonic Drugs Beyond the Rule of 5. </w:t>
      </w:r>
      <w:r w:rsidRPr="00B17C21">
        <w:rPr>
          <w:i/>
          <w:noProof/>
        </w:rPr>
        <w:t>J Med Chem</w:t>
      </w:r>
      <w:r w:rsidRPr="00B17C21">
        <w:rPr>
          <w:noProof/>
        </w:rPr>
        <w:t xml:space="preserve"> </w:t>
      </w:r>
      <w:r w:rsidRPr="00B17C21">
        <w:rPr>
          <w:b/>
          <w:noProof/>
        </w:rPr>
        <w:t>61</w:t>
      </w:r>
      <w:r w:rsidRPr="00B17C21">
        <w:rPr>
          <w:noProof/>
        </w:rPr>
        <w:t>, 4189-4202, doi:10.1021/acs.jmedchem.8b00347 (2018).</w:t>
      </w:r>
    </w:p>
    <w:p w14:paraId="393DBF20" w14:textId="77777777" w:rsidR="00B17C21" w:rsidRPr="00B17C21" w:rsidRDefault="00B17C21" w:rsidP="00B17C21">
      <w:pPr>
        <w:pStyle w:val="EndNoteBibliography"/>
        <w:ind w:left="720" w:hanging="720"/>
        <w:rPr>
          <w:noProof/>
        </w:rPr>
      </w:pPr>
      <w:r w:rsidRPr="00B17C21">
        <w:rPr>
          <w:noProof/>
        </w:rPr>
        <w:t>20</w:t>
      </w:r>
      <w:r w:rsidRPr="00B17C21">
        <w:rPr>
          <w:noProof/>
        </w:rPr>
        <w:tab/>
        <w:t>Le Roux, A.</w:t>
      </w:r>
      <w:r w:rsidRPr="00B17C21">
        <w:rPr>
          <w:i/>
          <w:noProof/>
        </w:rPr>
        <w:t xml:space="preserve"> et al.</w:t>
      </w:r>
      <w:r w:rsidRPr="00B17C21">
        <w:rPr>
          <w:noProof/>
        </w:rPr>
        <w:t xml:space="preserve"> Structure-Permeability Relationship of Semipeptidic Macrocycles-Understanding and Optimizing Passive Permeability and Efflux Ratio. </w:t>
      </w:r>
      <w:r w:rsidRPr="00B17C21">
        <w:rPr>
          <w:i/>
          <w:noProof/>
        </w:rPr>
        <w:t>J Med Chem</w:t>
      </w:r>
      <w:r w:rsidRPr="00B17C21">
        <w:rPr>
          <w:noProof/>
        </w:rPr>
        <w:t xml:space="preserve"> </w:t>
      </w:r>
      <w:r w:rsidRPr="00B17C21">
        <w:rPr>
          <w:b/>
          <w:noProof/>
        </w:rPr>
        <w:t>63</w:t>
      </w:r>
      <w:r w:rsidRPr="00B17C21">
        <w:rPr>
          <w:noProof/>
        </w:rPr>
        <w:t>, 6774-6783, doi:10.1021/acs.jmedchem.0c00013 (2020).</w:t>
      </w:r>
    </w:p>
    <w:p w14:paraId="13D8040D" w14:textId="77777777" w:rsidR="00B17C21" w:rsidRPr="00B17C21" w:rsidRDefault="00B17C21" w:rsidP="00B17C21">
      <w:pPr>
        <w:pStyle w:val="EndNoteBibliography"/>
        <w:ind w:left="720" w:hanging="720"/>
        <w:rPr>
          <w:noProof/>
        </w:rPr>
      </w:pPr>
      <w:r w:rsidRPr="00B17C21">
        <w:rPr>
          <w:noProof/>
        </w:rPr>
        <w:t>21</w:t>
      </w:r>
      <w:r w:rsidRPr="00B17C21">
        <w:rPr>
          <w:noProof/>
        </w:rPr>
        <w:tab/>
        <w:t>L'Exact, M.</w:t>
      </w:r>
      <w:r w:rsidRPr="00B17C21">
        <w:rPr>
          <w:i/>
          <w:noProof/>
        </w:rPr>
        <w:t xml:space="preserve"> et al.</w:t>
      </w:r>
      <w:r w:rsidRPr="00B17C21">
        <w:rPr>
          <w:noProof/>
        </w:rPr>
        <w:t xml:space="preserve"> Beyond Rule-of-five: Permeability Assessment of Semipeptidic Macrocycles. </w:t>
      </w:r>
      <w:r w:rsidRPr="00B17C21">
        <w:rPr>
          <w:i/>
          <w:noProof/>
        </w:rPr>
        <w:t>Biochim Biophys Acta Biomembr</w:t>
      </w:r>
      <w:r w:rsidRPr="00B17C21">
        <w:rPr>
          <w:noProof/>
        </w:rPr>
        <w:t xml:space="preserve"> </w:t>
      </w:r>
      <w:r w:rsidRPr="00B17C21">
        <w:rPr>
          <w:b/>
          <w:noProof/>
        </w:rPr>
        <w:t>1865</w:t>
      </w:r>
      <w:r w:rsidRPr="00B17C21">
        <w:rPr>
          <w:noProof/>
        </w:rPr>
        <w:t>, 184196, doi:10.1016/j.bbamem.2023.184196 (2023).</w:t>
      </w:r>
    </w:p>
    <w:p w14:paraId="3A38D2A2" w14:textId="77777777" w:rsidR="00B17C21" w:rsidRPr="00B17C21" w:rsidRDefault="00B17C21" w:rsidP="00B17C21">
      <w:pPr>
        <w:pStyle w:val="EndNoteBibliography"/>
        <w:ind w:left="720" w:hanging="720"/>
        <w:rPr>
          <w:noProof/>
        </w:rPr>
      </w:pPr>
      <w:r w:rsidRPr="00B17C21">
        <w:rPr>
          <w:noProof/>
        </w:rPr>
        <w:t>22</w:t>
      </w:r>
      <w:r w:rsidRPr="00B17C21">
        <w:rPr>
          <w:noProof/>
        </w:rPr>
        <w:tab/>
        <w:t>Comeau, C.</w:t>
      </w:r>
      <w:r w:rsidRPr="00B17C21">
        <w:rPr>
          <w:i/>
          <w:noProof/>
        </w:rPr>
        <w:t xml:space="preserve"> et al.</w:t>
      </w:r>
      <w:r w:rsidRPr="00B17C21">
        <w:rPr>
          <w:noProof/>
        </w:rPr>
        <w:t xml:space="preserve"> Modulation of the Passive Permeability of Semipeptidic Macrocycles: N- and C-Methylations Fine-Tune Conformation and Properties. </w:t>
      </w:r>
      <w:r w:rsidRPr="00B17C21">
        <w:rPr>
          <w:i/>
          <w:noProof/>
        </w:rPr>
        <w:t>J Med Chem</w:t>
      </w:r>
      <w:r w:rsidRPr="00B17C21">
        <w:rPr>
          <w:noProof/>
        </w:rPr>
        <w:t xml:space="preserve"> </w:t>
      </w:r>
      <w:r w:rsidRPr="00B17C21">
        <w:rPr>
          <w:b/>
          <w:noProof/>
        </w:rPr>
        <w:t>64</w:t>
      </w:r>
      <w:r w:rsidRPr="00B17C21">
        <w:rPr>
          <w:noProof/>
        </w:rPr>
        <w:t>, 5365-5383, doi:10.1021/acs.jmedchem.0c02036 (2021).</w:t>
      </w:r>
    </w:p>
    <w:p w14:paraId="52331829" w14:textId="03FF08DD" w:rsidR="00B17C21" w:rsidRPr="00B17C21" w:rsidRDefault="00B17C21" w:rsidP="00B17C21">
      <w:pPr>
        <w:pStyle w:val="EndNoteBibliography"/>
        <w:ind w:left="720" w:hanging="720"/>
        <w:rPr>
          <w:noProof/>
        </w:rPr>
      </w:pPr>
      <w:r w:rsidRPr="00B17C21">
        <w:rPr>
          <w:noProof/>
        </w:rPr>
        <w:t>23</w:t>
      </w:r>
      <w:r w:rsidRPr="00B17C21">
        <w:rPr>
          <w:noProof/>
        </w:rPr>
        <w:tab/>
      </w:r>
      <w:hyperlink r:id="rId22" w:history="1">
        <w:r w:rsidRPr="00B17C21">
          <w:rPr>
            <w:rStyle w:val="a7"/>
            <w:noProof/>
          </w:rPr>
          <w:t>https://www.rdkit.org</w:t>
        </w:r>
      </w:hyperlink>
      <w:r w:rsidRPr="00B17C21">
        <w:rPr>
          <w:noProof/>
        </w:rPr>
        <w:t>, R. O.-s. c.</w:t>
      </w:r>
    </w:p>
    <w:p w14:paraId="7061FBE5" w14:textId="77777777" w:rsidR="00B17C21" w:rsidRPr="00B17C21" w:rsidRDefault="00B17C21" w:rsidP="00B17C21">
      <w:pPr>
        <w:pStyle w:val="EndNoteBibliography"/>
        <w:ind w:left="720" w:hanging="720"/>
        <w:rPr>
          <w:noProof/>
        </w:rPr>
      </w:pPr>
      <w:r w:rsidRPr="00B17C21">
        <w:rPr>
          <w:noProof/>
        </w:rPr>
        <w:t>24</w:t>
      </w:r>
      <w:r w:rsidRPr="00B17C21">
        <w:rPr>
          <w:noProof/>
        </w:rPr>
        <w:tab/>
        <w:t xml:space="preserve">Scalfani, V. F., Patel, V. D. &amp; Fernandez, A. M. Visualizing chemical space networks with RDKit and NetworkX. </w:t>
      </w:r>
      <w:r w:rsidRPr="00B17C21">
        <w:rPr>
          <w:i/>
          <w:noProof/>
        </w:rPr>
        <w:t>J Cheminform</w:t>
      </w:r>
      <w:r w:rsidRPr="00B17C21">
        <w:rPr>
          <w:noProof/>
        </w:rPr>
        <w:t xml:space="preserve"> </w:t>
      </w:r>
      <w:r w:rsidRPr="00B17C21">
        <w:rPr>
          <w:b/>
          <w:noProof/>
        </w:rPr>
        <w:t>14</w:t>
      </w:r>
      <w:r w:rsidRPr="00B17C21">
        <w:rPr>
          <w:noProof/>
        </w:rPr>
        <w:t>, 87, doi:10.1186/s13321-022-00664-x (2022).</w:t>
      </w:r>
    </w:p>
    <w:p w14:paraId="0F94A5A4" w14:textId="09618F35" w:rsidR="00B17C21" w:rsidRPr="00B17C21" w:rsidRDefault="00B17C21" w:rsidP="00B17C21">
      <w:pPr>
        <w:pStyle w:val="EndNoteBibliography"/>
        <w:ind w:left="720" w:hanging="720"/>
        <w:rPr>
          <w:noProof/>
        </w:rPr>
      </w:pPr>
      <w:r w:rsidRPr="00B17C21">
        <w:rPr>
          <w:noProof/>
        </w:rPr>
        <w:t>25</w:t>
      </w:r>
      <w:r w:rsidRPr="00B17C21">
        <w:rPr>
          <w:noProof/>
        </w:rPr>
        <w:tab/>
        <w:t>Li, D.</w:t>
      </w:r>
      <w:r w:rsidRPr="00B17C21">
        <w:rPr>
          <w:i/>
          <w:noProof/>
        </w:rPr>
        <w:t xml:space="preserve"> et al.</w:t>
      </w:r>
      <w:r w:rsidRPr="00B17C21">
        <w:rPr>
          <w:noProof/>
        </w:rPr>
        <w:t xml:space="preserve"> ECharts: A declarative framework for rapid construction of web-based visualization. </w:t>
      </w:r>
      <w:r w:rsidRPr="00B17C21">
        <w:rPr>
          <w:i/>
          <w:noProof/>
        </w:rPr>
        <w:t>Visual Informatics</w:t>
      </w:r>
      <w:r w:rsidRPr="00B17C21">
        <w:rPr>
          <w:noProof/>
        </w:rPr>
        <w:t xml:space="preserve"> </w:t>
      </w:r>
      <w:r w:rsidRPr="00B17C21">
        <w:rPr>
          <w:b/>
          <w:noProof/>
        </w:rPr>
        <w:t>2</w:t>
      </w:r>
      <w:r w:rsidRPr="00B17C21">
        <w:rPr>
          <w:noProof/>
        </w:rPr>
        <w:t>, 136-146, doi:</w:t>
      </w:r>
      <w:hyperlink r:id="rId23" w:history="1">
        <w:r w:rsidRPr="00B17C21">
          <w:rPr>
            <w:rStyle w:val="a7"/>
            <w:noProof/>
          </w:rPr>
          <w:t>https://doi.org/10.1016/j.visinf.2018.04.011</w:t>
        </w:r>
      </w:hyperlink>
      <w:r w:rsidRPr="00B17C21">
        <w:rPr>
          <w:noProof/>
        </w:rPr>
        <w:t xml:space="preserve"> (2018).</w:t>
      </w:r>
    </w:p>
    <w:p w14:paraId="5099DB54" w14:textId="77777777" w:rsidR="00B17C21" w:rsidRPr="00B17C21" w:rsidRDefault="00B17C21" w:rsidP="00B17C21">
      <w:pPr>
        <w:pStyle w:val="EndNoteBibliography"/>
        <w:ind w:left="720" w:hanging="720"/>
        <w:rPr>
          <w:noProof/>
        </w:rPr>
      </w:pPr>
      <w:r w:rsidRPr="00B17C21">
        <w:rPr>
          <w:noProof/>
        </w:rPr>
        <w:t>26</w:t>
      </w:r>
      <w:r w:rsidRPr="00B17C21">
        <w:rPr>
          <w:noProof/>
        </w:rPr>
        <w:tab/>
        <w:t xml:space="preserve">Lipinski, C. A., Lombardo, F., Dominy, B. W. &amp; Feeney, P. J. Experimental and computational approaches to estimate solubility and permeability in drug discovery and development settings. </w:t>
      </w:r>
      <w:r w:rsidRPr="00B17C21">
        <w:rPr>
          <w:i/>
          <w:noProof/>
        </w:rPr>
        <w:t>Advanced Drug Delivery Reviews</w:t>
      </w:r>
      <w:r w:rsidRPr="00B17C21">
        <w:rPr>
          <w:noProof/>
        </w:rPr>
        <w:t xml:space="preserve"> </w:t>
      </w:r>
      <w:r w:rsidRPr="00B17C21">
        <w:rPr>
          <w:b/>
          <w:noProof/>
        </w:rPr>
        <w:t>46</w:t>
      </w:r>
      <w:r w:rsidRPr="00B17C21">
        <w:rPr>
          <w:noProof/>
        </w:rPr>
        <w:t>, 3-26, doi:10.1016/s0169-409x(00)00129-0 (2001).</w:t>
      </w:r>
    </w:p>
    <w:p w14:paraId="0D67588D" w14:textId="77777777" w:rsidR="00B17C21" w:rsidRPr="00B17C21" w:rsidRDefault="00B17C21" w:rsidP="00B17C21">
      <w:pPr>
        <w:pStyle w:val="EndNoteBibliography"/>
        <w:ind w:left="720" w:hanging="720"/>
        <w:rPr>
          <w:noProof/>
        </w:rPr>
      </w:pPr>
      <w:r w:rsidRPr="00B17C21">
        <w:rPr>
          <w:noProof/>
        </w:rPr>
        <w:t>27</w:t>
      </w:r>
      <w:r w:rsidRPr="00B17C21">
        <w:rPr>
          <w:noProof/>
        </w:rPr>
        <w:tab/>
        <w:t>Veber, D. F.</w:t>
      </w:r>
      <w:r w:rsidRPr="00B17C21">
        <w:rPr>
          <w:i/>
          <w:noProof/>
        </w:rPr>
        <w:t xml:space="preserve"> et al.</w:t>
      </w:r>
      <w:r w:rsidRPr="00B17C21">
        <w:rPr>
          <w:noProof/>
        </w:rPr>
        <w:t xml:space="preserve"> Molecular Properties That Influence the Oral Bioavailability of Drug Candidates. </w:t>
      </w:r>
      <w:r w:rsidRPr="00B17C21">
        <w:rPr>
          <w:i/>
          <w:noProof/>
        </w:rPr>
        <w:t>Journal of Medicinal Chemistry</w:t>
      </w:r>
      <w:r w:rsidRPr="00B17C21">
        <w:rPr>
          <w:noProof/>
        </w:rPr>
        <w:t xml:space="preserve"> </w:t>
      </w:r>
      <w:r w:rsidRPr="00B17C21">
        <w:rPr>
          <w:b/>
          <w:noProof/>
        </w:rPr>
        <w:t>45</w:t>
      </w:r>
      <w:r w:rsidRPr="00B17C21">
        <w:rPr>
          <w:noProof/>
        </w:rPr>
        <w:t>, 2615-2623, doi:10.1021/jm020017n (2002).</w:t>
      </w:r>
    </w:p>
    <w:p w14:paraId="53D7885A" w14:textId="77777777" w:rsidR="00B17C21" w:rsidRPr="00B17C21" w:rsidRDefault="00B17C21" w:rsidP="00B17C21">
      <w:pPr>
        <w:pStyle w:val="EndNoteBibliography"/>
        <w:ind w:left="720" w:hanging="720"/>
        <w:rPr>
          <w:noProof/>
        </w:rPr>
      </w:pPr>
      <w:r w:rsidRPr="00B17C21">
        <w:rPr>
          <w:noProof/>
        </w:rPr>
        <w:t>28</w:t>
      </w:r>
      <w:r w:rsidRPr="00B17C21">
        <w:rPr>
          <w:noProof/>
        </w:rPr>
        <w:tab/>
        <w:t>Poongavanam, V.</w:t>
      </w:r>
      <w:r w:rsidRPr="00B17C21">
        <w:rPr>
          <w:i/>
          <w:noProof/>
        </w:rPr>
        <w:t xml:space="preserve"> et al.</w:t>
      </w:r>
      <w:r w:rsidRPr="00B17C21">
        <w:rPr>
          <w:noProof/>
        </w:rPr>
        <w:t xml:space="preserve"> Conformational Sampling of Macrocyclic Drugs in Different Environments: Can We Find the Relevant Conformations? </w:t>
      </w:r>
      <w:r w:rsidRPr="00B17C21">
        <w:rPr>
          <w:i/>
          <w:noProof/>
        </w:rPr>
        <w:t>ACS Omega</w:t>
      </w:r>
      <w:r w:rsidRPr="00B17C21">
        <w:rPr>
          <w:noProof/>
        </w:rPr>
        <w:t xml:space="preserve"> </w:t>
      </w:r>
      <w:r w:rsidRPr="00B17C21">
        <w:rPr>
          <w:b/>
          <w:noProof/>
        </w:rPr>
        <w:t>3</w:t>
      </w:r>
      <w:r w:rsidRPr="00B17C21">
        <w:rPr>
          <w:noProof/>
        </w:rPr>
        <w:t>, 11742-11757, doi:10.1021/acsomega.8b01379 (2018).</w:t>
      </w:r>
    </w:p>
    <w:p w14:paraId="4A18086C" w14:textId="77777777" w:rsidR="00B17C21" w:rsidRPr="00B17C21" w:rsidRDefault="00B17C21" w:rsidP="00B17C21">
      <w:pPr>
        <w:pStyle w:val="EndNoteBibliography"/>
        <w:ind w:left="720" w:hanging="720"/>
        <w:rPr>
          <w:noProof/>
        </w:rPr>
      </w:pPr>
      <w:r w:rsidRPr="00B17C21">
        <w:rPr>
          <w:noProof/>
        </w:rPr>
        <w:t>29</w:t>
      </w:r>
      <w:r w:rsidRPr="00B17C21">
        <w:rPr>
          <w:noProof/>
        </w:rPr>
        <w:tab/>
        <w:t>Sethio, D.</w:t>
      </w:r>
      <w:r w:rsidRPr="00B17C21">
        <w:rPr>
          <w:i/>
          <w:noProof/>
        </w:rPr>
        <w:t xml:space="preserve"> et al.</w:t>
      </w:r>
      <w:r w:rsidRPr="00B17C21">
        <w:rPr>
          <w:noProof/>
        </w:rPr>
        <w:t xml:space="preserve"> Simulation Reveals the Chameleonic Behavior of Macrocycles. </w:t>
      </w:r>
      <w:r w:rsidRPr="00B17C21">
        <w:rPr>
          <w:i/>
          <w:noProof/>
        </w:rPr>
        <w:t>J Chem Inf Model</w:t>
      </w:r>
      <w:r w:rsidRPr="00B17C21">
        <w:rPr>
          <w:noProof/>
        </w:rPr>
        <w:t xml:space="preserve"> </w:t>
      </w:r>
      <w:r w:rsidRPr="00B17C21">
        <w:rPr>
          <w:b/>
          <w:noProof/>
        </w:rPr>
        <w:t>63</w:t>
      </w:r>
      <w:r w:rsidRPr="00B17C21">
        <w:rPr>
          <w:noProof/>
        </w:rPr>
        <w:t>, 138-146, doi:10.1021/acs.jcim.2c01093 (2023).</w:t>
      </w:r>
    </w:p>
    <w:p w14:paraId="3984BB3A" w14:textId="77777777" w:rsidR="00B17C21" w:rsidRPr="00B17C21" w:rsidRDefault="00B17C21" w:rsidP="00B17C21">
      <w:pPr>
        <w:pStyle w:val="EndNoteBibliography"/>
        <w:ind w:left="720" w:hanging="720"/>
        <w:rPr>
          <w:noProof/>
        </w:rPr>
      </w:pPr>
      <w:r w:rsidRPr="00B17C21">
        <w:rPr>
          <w:noProof/>
        </w:rPr>
        <w:t>30</w:t>
      </w:r>
      <w:r w:rsidRPr="00B17C21">
        <w:rPr>
          <w:noProof/>
        </w:rPr>
        <w:tab/>
        <w:t xml:space="preserve">Rzepiela, A. A., Viarengo-Baker, L. A., Tatarskii, V., Kombarov, R. &amp; Whitty, A. Conformational Effects on the Passive Membrane Permeability of Synthetic Macrocycles. </w:t>
      </w:r>
      <w:r w:rsidRPr="00B17C21">
        <w:rPr>
          <w:i/>
          <w:noProof/>
        </w:rPr>
        <w:t>J Med Chem</w:t>
      </w:r>
      <w:r w:rsidRPr="00B17C21">
        <w:rPr>
          <w:noProof/>
        </w:rPr>
        <w:t xml:space="preserve"> </w:t>
      </w:r>
      <w:r w:rsidRPr="00B17C21">
        <w:rPr>
          <w:b/>
          <w:noProof/>
        </w:rPr>
        <w:t>65</w:t>
      </w:r>
      <w:r w:rsidRPr="00B17C21">
        <w:rPr>
          <w:noProof/>
        </w:rPr>
        <w:t>, 10300-10317, doi:10.1021/acs.jmedchem.1c02090 (2022).</w:t>
      </w:r>
    </w:p>
    <w:p w14:paraId="778051F4" w14:textId="77777777" w:rsidR="00B17C21" w:rsidRPr="00B17C21" w:rsidRDefault="00B17C21" w:rsidP="00B17C21">
      <w:pPr>
        <w:pStyle w:val="EndNoteBibliography"/>
        <w:ind w:left="720" w:hanging="720"/>
        <w:rPr>
          <w:noProof/>
        </w:rPr>
      </w:pPr>
      <w:r w:rsidRPr="00B17C21">
        <w:rPr>
          <w:noProof/>
        </w:rPr>
        <w:t>31</w:t>
      </w:r>
      <w:r w:rsidRPr="00B17C21">
        <w:rPr>
          <w:noProof/>
        </w:rPr>
        <w:tab/>
        <w:t xml:space="preserve">Probst, D. &amp; Reymond, J.-L. Visualization of very large high-dimensional data sets as minimum spanning trees. </w:t>
      </w:r>
      <w:r w:rsidRPr="00B17C21">
        <w:rPr>
          <w:i/>
          <w:noProof/>
        </w:rPr>
        <w:t>Journal of Cheminformatics</w:t>
      </w:r>
      <w:r w:rsidRPr="00B17C21">
        <w:rPr>
          <w:noProof/>
        </w:rPr>
        <w:t xml:space="preserve"> </w:t>
      </w:r>
      <w:r w:rsidRPr="00B17C21">
        <w:rPr>
          <w:b/>
          <w:noProof/>
        </w:rPr>
        <w:t>12</w:t>
      </w:r>
      <w:r w:rsidRPr="00B17C21">
        <w:rPr>
          <w:noProof/>
        </w:rPr>
        <w:t>, 12, doi:10.1186/s13321-020-0416-x (2020).</w:t>
      </w:r>
    </w:p>
    <w:p w14:paraId="67496329" w14:textId="50F58F1E" w:rsidR="007646AB" w:rsidRDefault="004A5C3D" w:rsidP="006A42F1">
      <w:pPr>
        <w:widowControl w:val="0"/>
        <w:autoSpaceDE w:val="0"/>
        <w:autoSpaceDN w:val="0"/>
        <w:adjustRightInd w:val="0"/>
        <w:spacing w:before="60"/>
        <w:rPr>
          <w:rFonts w:cs="Calibri"/>
          <w:lang w:val="en-US" w:eastAsia="en-US"/>
        </w:rPr>
      </w:pPr>
      <w:r>
        <w:rPr>
          <w:rFonts w:cs="Calibri"/>
          <w:lang w:val="en-US" w:eastAsia="en-US"/>
        </w:rPr>
        <w:fldChar w:fldCharType="end"/>
      </w:r>
    </w:p>
    <w:p w14:paraId="70FC2A40" w14:textId="77777777" w:rsidR="00D33FB4" w:rsidRDefault="00D33FB4" w:rsidP="006A42F1">
      <w:pPr>
        <w:widowControl w:val="0"/>
        <w:autoSpaceDE w:val="0"/>
        <w:autoSpaceDN w:val="0"/>
        <w:adjustRightInd w:val="0"/>
        <w:spacing w:before="60"/>
        <w:rPr>
          <w:rFonts w:cs="Calibri"/>
          <w:lang w:val="en-US" w:eastAsia="en-US"/>
        </w:rPr>
      </w:pPr>
    </w:p>
    <w:p w14:paraId="09E344E1" w14:textId="15D4AE7D" w:rsidR="00D33FB4" w:rsidRDefault="00D33FB4" w:rsidP="00A54EAF">
      <w:pPr>
        <w:pStyle w:val="3"/>
        <w:spacing w:before="60" w:after="0"/>
        <w:rPr>
          <w:rFonts w:cs="Calibri"/>
          <w:lang w:val="en-US" w:eastAsia="en-US"/>
        </w:rPr>
      </w:pPr>
      <w:r>
        <w:rPr>
          <w:rFonts w:cs="Calibri"/>
          <w:lang w:val="en-US" w:eastAsia="en-US"/>
        </w:rPr>
        <w:t xml:space="preserve"> </w:t>
      </w:r>
    </w:p>
    <w:p w14:paraId="3FDA93CC" w14:textId="77777777" w:rsidR="00D33FB4" w:rsidRDefault="00D33FB4" w:rsidP="006A42F1">
      <w:pPr>
        <w:widowControl w:val="0"/>
        <w:autoSpaceDE w:val="0"/>
        <w:autoSpaceDN w:val="0"/>
        <w:adjustRightInd w:val="0"/>
        <w:spacing w:before="60"/>
        <w:rPr>
          <w:rFonts w:cs="Calibri"/>
          <w:lang w:val="en-US" w:eastAsia="en-US"/>
        </w:rPr>
      </w:pPr>
    </w:p>
    <w:p w14:paraId="54968D67" w14:textId="77777777" w:rsidR="00301CB5" w:rsidRDefault="00301CB5" w:rsidP="006A42F1">
      <w:pPr>
        <w:widowControl w:val="0"/>
        <w:autoSpaceDE w:val="0"/>
        <w:autoSpaceDN w:val="0"/>
        <w:adjustRightInd w:val="0"/>
        <w:spacing w:before="60"/>
        <w:rPr>
          <w:rFonts w:cs="Calibri"/>
          <w:lang w:val="en-US" w:eastAsia="en-US"/>
        </w:rPr>
      </w:pPr>
    </w:p>
    <w:p w14:paraId="57DEABAB" w14:textId="77777777" w:rsidR="00301CB5" w:rsidRDefault="00301CB5" w:rsidP="006A42F1">
      <w:pPr>
        <w:widowControl w:val="0"/>
        <w:autoSpaceDE w:val="0"/>
        <w:autoSpaceDN w:val="0"/>
        <w:adjustRightInd w:val="0"/>
        <w:spacing w:before="60"/>
        <w:rPr>
          <w:rFonts w:cs="Calibri"/>
          <w:lang w:val="en-US" w:eastAsia="en-US"/>
        </w:rPr>
      </w:pPr>
    </w:p>
    <w:p w14:paraId="4BB8C0F1" w14:textId="77777777" w:rsidR="00301CB5" w:rsidRDefault="00301CB5" w:rsidP="006A42F1">
      <w:pPr>
        <w:widowControl w:val="0"/>
        <w:autoSpaceDE w:val="0"/>
        <w:autoSpaceDN w:val="0"/>
        <w:adjustRightInd w:val="0"/>
        <w:spacing w:before="60"/>
        <w:rPr>
          <w:rFonts w:cs="Calibri"/>
          <w:lang w:val="en-US" w:eastAsia="en-US"/>
        </w:rPr>
      </w:pPr>
    </w:p>
    <w:p w14:paraId="01FDC98D" w14:textId="77777777" w:rsidR="00301CB5" w:rsidRDefault="00301CB5" w:rsidP="006A42F1">
      <w:pPr>
        <w:widowControl w:val="0"/>
        <w:autoSpaceDE w:val="0"/>
        <w:autoSpaceDN w:val="0"/>
        <w:adjustRightInd w:val="0"/>
        <w:spacing w:before="60"/>
        <w:rPr>
          <w:rFonts w:cs="Calibri"/>
          <w:lang w:val="en-US" w:eastAsia="en-US"/>
        </w:rPr>
      </w:pPr>
    </w:p>
    <w:p w14:paraId="0E3C405E" w14:textId="77777777" w:rsidR="00301CB5" w:rsidRDefault="00301CB5" w:rsidP="006A42F1">
      <w:pPr>
        <w:widowControl w:val="0"/>
        <w:autoSpaceDE w:val="0"/>
        <w:autoSpaceDN w:val="0"/>
        <w:adjustRightInd w:val="0"/>
        <w:spacing w:before="60"/>
        <w:rPr>
          <w:rFonts w:cs="Calibri"/>
          <w:lang w:val="en-US" w:eastAsia="en-US"/>
        </w:rPr>
      </w:pPr>
    </w:p>
    <w:p w14:paraId="67B428FF" w14:textId="77777777" w:rsidR="00301CB5" w:rsidRDefault="00301CB5" w:rsidP="006A42F1">
      <w:pPr>
        <w:widowControl w:val="0"/>
        <w:autoSpaceDE w:val="0"/>
        <w:autoSpaceDN w:val="0"/>
        <w:adjustRightInd w:val="0"/>
        <w:spacing w:before="60"/>
        <w:rPr>
          <w:rFonts w:cs="Calibri"/>
          <w:lang w:val="en-US" w:eastAsia="en-US"/>
        </w:rPr>
      </w:pPr>
    </w:p>
    <w:p w14:paraId="480DB58F" w14:textId="77777777" w:rsidR="00301CB5" w:rsidRDefault="00301CB5" w:rsidP="006A42F1">
      <w:pPr>
        <w:widowControl w:val="0"/>
        <w:autoSpaceDE w:val="0"/>
        <w:autoSpaceDN w:val="0"/>
        <w:adjustRightInd w:val="0"/>
        <w:spacing w:before="60"/>
        <w:rPr>
          <w:rFonts w:cs="Calibri"/>
          <w:lang w:val="en-US" w:eastAsia="en-US"/>
        </w:rPr>
      </w:pPr>
    </w:p>
    <w:p w14:paraId="021C52FF" w14:textId="77777777" w:rsidR="00301CB5" w:rsidRDefault="00301CB5" w:rsidP="00301CB5">
      <w:pPr>
        <w:pStyle w:val="3"/>
        <w:spacing w:before="0" w:after="0"/>
      </w:pPr>
      <w:r w:rsidRPr="0033109F">
        <w:t>Acknowledgements</w:t>
      </w:r>
    </w:p>
    <w:p w14:paraId="13A8B923" w14:textId="77777777" w:rsidR="00301CB5" w:rsidRPr="00EB2419" w:rsidRDefault="00301CB5" w:rsidP="00301CB5">
      <w:pPr>
        <w:spacing w:before="100" w:beforeAutospacing="1" w:after="100" w:afterAutospacing="1"/>
        <w:rPr>
          <w:rFonts w:cs="Calibri"/>
          <w:lang/>
        </w:rPr>
      </w:pPr>
      <w:r w:rsidRPr="00EB2419">
        <w:rPr>
          <w:rFonts w:cs="Calibri"/>
          <w:lang/>
        </w:rPr>
        <w:t xml:space="preserve">The work was funded by a grant from </w:t>
      </w:r>
      <w:r w:rsidRPr="00EB2419">
        <w:rPr>
          <w:rFonts w:cs="Calibri"/>
          <w:highlight w:val="cyan"/>
          <w:lang/>
        </w:rPr>
        <w:t>the Swedish Research Council</w:t>
      </w:r>
      <w:r w:rsidRPr="00EB2419">
        <w:rPr>
          <w:rFonts w:cs="Calibri"/>
          <w:lang/>
        </w:rPr>
        <w:t xml:space="preserve"> (Grant No. 2021-04747). The authors are grateful </w:t>
      </w:r>
      <w:r w:rsidRPr="00EB2419">
        <w:rPr>
          <w:rFonts w:cs="Calibri"/>
          <w:highlight w:val="cyan"/>
          <w:lang/>
        </w:rPr>
        <w:t>to Saw Simeon</w:t>
      </w:r>
      <w:r w:rsidRPr="00EB2419">
        <w:rPr>
          <w:rFonts w:cs="Calibri"/>
          <w:lang/>
        </w:rPr>
        <w:t xml:space="preserve"> for assisting with TMap figure generation and thank </w:t>
      </w:r>
      <w:r w:rsidRPr="00EB2419">
        <w:rPr>
          <w:rFonts w:cs="Calibri"/>
          <w:highlight w:val="cyan"/>
          <w:lang/>
        </w:rPr>
        <w:t>Mikael Österberg</w:t>
      </w:r>
      <w:r w:rsidRPr="00EB2419">
        <w:rPr>
          <w:rFonts w:cs="Calibri"/>
          <w:lang/>
        </w:rPr>
        <w:t xml:space="preserve">, Uppsala University for IT support. We also thank OpenEye scientific software and ChemAxon for providing academic licenses. </w:t>
      </w:r>
    </w:p>
    <w:p w14:paraId="4AD3258B" w14:textId="77777777" w:rsidR="00301CB5" w:rsidRPr="0033109F" w:rsidRDefault="00301CB5" w:rsidP="00301CB5">
      <w:pPr>
        <w:pStyle w:val="3"/>
        <w:spacing w:before="0" w:after="0"/>
      </w:pPr>
      <w:r w:rsidRPr="0033109F">
        <w:t xml:space="preserve">Author </w:t>
      </w:r>
      <w:r>
        <w:t>c</w:t>
      </w:r>
      <w:r w:rsidRPr="0033109F">
        <w:t>ontributions</w:t>
      </w:r>
    </w:p>
    <w:p w14:paraId="21542E53" w14:textId="77777777" w:rsidR="00301CB5" w:rsidRDefault="00301CB5" w:rsidP="00301CB5"/>
    <w:p w14:paraId="3581DE0D" w14:textId="77777777" w:rsidR="00301CB5" w:rsidRDefault="00301CB5" w:rsidP="00301CB5">
      <w:pPr>
        <w:rPr>
          <w:rFonts w:cs="Calibri"/>
          <w:color w:val="1B1B1B"/>
          <w:shd w:val="clear" w:color="auto" w:fill="FFFFFF"/>
        </w:rPr>
      </w:pPr>
      <w:r w:rsidRPr="003C337C">
        <w:rPr>
          <w:rFonts w:cs="Calibri"/>
          <w:color w:val="1B1B1B"/>
          <w:highlight w:val="cyan"/>
          <w:shd w:val="clear" w:color="auto" w:fill="FFFFFF"/>
        </w:rPr>
        <w:t>FQ</w:t>
      </w:r>
      <w:r w:rsidRPr="00C658A3">
        <w:rPr>
          <w:rFonts w:cs="Calibri"/>
          <w:color w:val="1B1B1B"/>
          <w:shd w:val="clear" w:color="auto" w:fill="FFFFFF"/>
        </w:rPr>
        <w:t xml:space="preserve">: Methodology, </w:t>
      </w:r>
      <w:r>
        <w:rPr>
          <w:rFonts w:cs="Calibri"/>
          <w:color w:val="1B1B1B"/>
          <w:shd w:val="clear" w:color="auto" w:fill="FFFFFF"/>
        </w:rPr>
        <w:t>v</w:t>
      </w:r>
      <w:r w:rsidRPr="00C658A3">
        <w:rPr>
          <w:rFonts w:cs="Calibri"/>
          <w:color w:val="1B1B1B"/>
          <w:shd w:val="clear" w:color="auto" w:fill="FFFFFF"/>
        </w:rPr>
        <w:t xml:space="preserve">alidation, </w:t>
      </w:r>
      <w:r>
        <w:rPr>
          <w:rFonts w:cs="Calibri"/>
          <w:color w:val="1B1B1B"/>
          <w:shd w:val="clear" w:color="auto" w:fill="FFFFFF"/>
        </w:rPr>
        <w:t>f</w:t>
      </w:r>
      <w:r w:rsidRPr="00C658A3">
        <w:rPr>
          <w:rFonts w:cs="Calibri"/>
          <w:color w:val="1B1B1B"/>
          <w:shd w:val="clear" w:color="auto" w:fill="FFFFFF"/>
        </w:rPr>
        <w:t xml:space="preserve">ormal </w:t>
      </w:r>
      <w:r>
        <w:rPr>
          <w:rFonts w:cs="Calibri"/>
          <w:color w:val="1B1B1B"/>
          <w:shd w:val="clear" w:color="auto" w:fill="FFFFFF"/>
        </w:rPr>
        <w:t>a</w:t>
      </w:r>
      <w:r w:rsidRPr="00C658A3">
        <w:rPr>
          <w:rFonts w:cs="Calibri"/>
          <w:color w:val="1B1B1B"/>
          <w:shd w:val="clear" w:color="auto" w:fill="FFFFFF"/>
        </w:rPr>
        <w:t xml:space="preserve">nalysis, </w:t>
      </w:r>
      <w:r>
        <w:rPr>
          <w:rFonts w:cs="Calibri"/>
          <w:color w:val="1B1B1B"/>
          <w:shd w:val="clear" w:color="auto" w:fill="FFFFFF"/>
        </w:rPr>
        <w:t>d</w:t>
      </w:r>
      <w:r w:rsidRPr="00C658A3">
        <w:rPr>
          <w:rFonts w:cs="Calibri"/>
          <w:color w:val="1B1B1B"/>
          <w:shd w:val="clear" w:color="auto" w:fill="FFFFFF"/>
        </w:rPr>
        <w:t xml:space="preserve">ata </w:t>
      </w:r>
      <w:r>
        <w:rPr>
          <w:rFonts w:cs="Calibri"/>
          <w:color w:val="1B1B1B"/>
          <w:shd w:val="clear" w:color="auto" w:fill="FFFFFF"/>
        </w:rPr>
        <w:t>c</w:t>
      </w:r>
      <w:r w:rsidRPr="00C658A3">
        <w:rPr>
          <w:rFonts w:cs="Calibri"/>
          <w:color w:val="1B1B1B"/>
          <w:shd w:val="clear" w:color="auto" w:fill="FFFFFF"/>
        </w:rPr>
        <w:t>uration</w:t>
      </w:r>
      <w:r>
        <w:rPr>
          <w:rFonts w:cs="Calibri"/>
          <w:color w:val="1B1B1B"/>
          <w:shd w:val="clear" w:color="auto" w:fill="FFFFFF"/>
        </w:rPr>
        <w:t xml:space="preserve">; </w:t>
      </w:r>
      <w:r w:rsidRPr="003C337C">
        <w:rPr>
          <w:rFonts w:cs="Calibri"/>
          <w:color w:val="1B1B1B"/>
          <w:highlight w:val="cyan"/>
          <w:shd w:val="clear" w:color="auto" w:fill="FFFFFF"/>
        </w:rPr>
        <w:t>DDC</w:t>
      </w:r>
      <w:r w:rsidRPr="00C658A3">
        <w:rPr>
          <w:rFonts w:cs="Calibri"/>
          <w:color w:val="1B1B1B"/>
          <w:shd w:val="clear" w:color="auto" w:fill="FFFFFF"/>
        </w:rPr>
        <w:t xml:space="preserve">: </w:t>
      </w:r>
      <w:r>
        <w:rPr>
          <w:rFonts w:cs="Calibri"/>
          <w:color w:val="1B1B1B"/>
          <w:shd w:val="clear" w:color="auto" w:fill="FFFFFF"/>
        </w:rPr>
        <w:t>m</w:t>
      </w:r>
      <w:r w:rsidRPr="00C658A3">
        <w:rPr>
          <w:rFonts w:cs="Calibri"/>
          <w:color w:val="1B1B1B"/>
          <w:shd w:val="clear" w:color="auto" w:fill="FFFFFF"/>
        </w:rPr>
        <w:t xml:space="preserve">ethodology, </w:t>
      </w:r>
      <w:r>
        <w:rPr>
          <w:rFonts w:cs="Calibri"/>
          <w:color w:val="1B1B1B"/>
          <w:shd w:val="clear" w:color="auto" w:fill="FFFFFF"/>
        </w:rPr>
        <w:t>v</w:t>
      </w:r>
      <w:r w:rsidRPr="00C658A3">
        <w:rPr>
          <w:rFonts w:cs="Calibri"/>
          <w:color w:val="1B1B1B"/>
          <w:shd w:val="clear" w:color="auto" w:fill="FFFFFF"/>
        </w:rPr>
        <w:t xml:space="preserve">alidation, </w:t>
      </w:r>
      <w:r>
        <w:rPr>
          <w:rFonts w:cs="Calibri"/>
          <w:color w:val="1B1B1B"/>
          <w:shd w:val="clear" w:color="auto" w:fill="FFFFFF"/>
        </w:rPr>
        <w:t>f</w:t>
      </w:r>
      <w:r w:rsidRPr="00C658A3">
        <w:rPr>
          <w:rFonts w:cs="Calibri"/>
          <w:color w:val="1B1B1B"/>
          <w:shd w:val="clear" w:color="auto" w:fill="FFFFFF"/>
        </w:rPr>
        <w:t xml:space="preserve">ormal </w:t>
      </w:r>
      <w:r>
        <w:rPr>
          <w:rFonts w:cs="Calibri"/>
          <w:color w:val="1B1B1B"/>
          <w:shd w:val="clear" w:color="auto" w:fill="FFFFFF"/>
        </w:rPr>
        <w:t>a</w:t>
      </w:r>
      <w:r w:rsidRPr="00C658A3">
        <w:rPr>
          <w:rFonts w:cs="Calibri"/>
          <w:color w:val="1B1B1B"/>
          <w:shd w:val="clear" w:color="auto" w:fill="FFFFFF"/>
        </w:rPr>
        <w:t xml:space="preserve">nalysis; </w:t>
      </w:r>
      <w:r w:rsidRPr="003C337C">
        <w:rPr>
          <w:rFonts w:cs="Calibri"/>
          <w:color w:val="1B1B1B"/>
          <w:highlight w:val="cyan"/>
          <w:shd w:val="clear" w:color="auto" w:fill="FFFFFF"/>
        </w:rPr>
        <w:t>RL</w:t>
      </w:r>
      <w:r w:rsidRPr="00C658A3">
        <w:rPr>
          <w:rFonts w:cs="Calibri"/>
          <w:color w:val="1B1B1B"/>
          <w:shd w:val="clear" w:color="auto" w:fill="FFFFFF"/>
        </w:rPr>
        <w:t xml:space="preserve">: </w:t>
      </w:r>
      <w:r>
        <w:rPr>
          <w:rFonts w:cs="Calibri"/>
          <w:color w:val="1B1B1B"/>
          <w:shd w:val="clear" w:color="auto" w:fill="FFFFFF"/>
        </w:rPr>
        <w:t>f</w:t>
      </w:r>
      <w:r w:rsidRPr="00C658A3">
        <w:rPr>
          <w:rFonts w:cs="Calibri"/>
          <w:color w:val="1B1B1B"/>
          <w:shd w:val="clear" w:color="auto" w:fill="FFFFFF"/>
        </w:rPr>
        <w:t xml:space="preserve">unding </w:t>
      </w:r>
      <w:r>
        <w:rPr>
          <w:rFonts w:cs="Calibri"/>
          <w:color w:val="1B1B1B"/>
          <w:shd w:val="clear" w:color="auto" w:fill="FFFFFF"/>
        </w:rPr>
        <w:t>a</w:t>
      </w:r>
      <w:r w:rsidRPr="00C658A3">
        <w:rPr>
          <w:rFonts w:cs="Calibri"/>
          <w:color w:val="1B1B1B"/>
          <w:shd w:val="clear" w:color="auto" w:fill="FFFFFF"/>
        </w:rPr>
        <w:t xml:space="preserve">cquisition, </w:t>
      </w:r>
      <w:r>
        <w:rPr>
          <w:rFonts w:cs="Calibri"/>
          <w:color w:val="1B1B1B"/>
          <w:shd w:val="clear" w:color="auto" w:fill="FFFFFF"/>
        </w:rPr>
        <w:t>w</w:t>
      </w:r>
      <w:r w:rsidRPr="00C658A3">
        <w:rPr>
          <w:rFonts w:cs="Calibri"/>
          <w:color w:val="1B1B1B"/>
          <w:shd w:val="clear" w:color="auto" w:fill="FFFFFF"/>
        </w:rPr>
        <w:t xml:space="preserve">riting – </w:t>
      </w:r>
      <w:r>
        <w:rPr>
          <w:rFonts w:cs="Calibri"/>
          <w:color w:val="1B1B1B"/>
          <w:shd w:val="clear" w:color="auto" w:fill="FFFFFF"/>
        </w:rPr>
        <w:t>r</w:t>
      </w:r>
      <w:r w:rsidRPr="00C658A3">
        <w:rPr>
          <w:rFonts w:cs="Calibri"/>
          <w:color w:val="1B1B1B"/>
          <w:shd w:val="clear" w:color="auto" w:fill="FFFFFF"/>
        </w:rPr>
        <w:t xml:space="preserve">eview; </w:t>
      </w:r>
      <w:r w:rsidRPr="003C337C">
        <w:rPr>
          <w:rFonts w:cs="Calibri"/>
          <w:color w:val="1B1B1B"/>
          <w:highlight w:val="cyan"/>
          <w:shd w:val="clear" w:color="auto" w:fill="FFFFFF"/>
        </w:rPr>
        <w:t>JK</w:t>
      </w:r>
      <w:r w:rsidRPr="00C658A3">
        <w:rPr>
          <w:rFonts w:cs="Calibri"/>
          <w:color w:val="1B1B1B"/>
          <w:shd w:val="clear" w:color="auto" w:fill="FFFFFF"/>
        </w:rPr>
        <w:t xml:space="preserve">: </w:t>
      </w:r>
      <w:r>
        <w:rPr>
          <w:rFonts w:cs="Calibri"/>
          <w:color w:val="1B1B1B"/>
          <w:shd w:val="clear" w:color="auto" w:fill="FFFFFF"/>
        </w:rPr>
        <w:t>c</w:t>
      </w:r>
      <w:r w:rsidRPr="00C658A3">
        <w:rPr>
          <w:rFonts w:cs="Calibri"/>
          <w:color w:val="1B1B1B"/>
          <w:shd w:val="clear" w:color="auto" w:fill="FFFFFF"/>
        </w:rPr>
        <w:t xml:space="preserve">onceptualization, </w:t>
      </w:r>
      <w:r>
        <w:rPr>
          <w:rFonts w:cs="Calibri"/>
          <w:color w:val="1B1B1B"/>
          <w:shd w:val="clear" w:color="auto" w:fill="FFFFFF"/>
        </w:rPr>
        <w:t>f</w:t>
      </w:r>
      <w:r w:rsidRPr="00C658A3">
        <w:rPr>
          <w:rFonts w:cs="Calibri"/>
          <w:color w:val="1B1B1B"/>
          <w:shd w:val="clear" w:color="auto" w:fill="FFFFFF"/>
        </w:rPr>
        <w:t xml:space="preserve">ormal </w:t>
      </w:r>
      <w:r>
        <w:rPr>
          <w:rFonts w:cs="Calibri"/>
          <w:color w:val="1B1B1B"/>
          <w:shd w:val="clear" w:color="auto" w:fill="FFFFFF"/>
        </w:rPr>
        <w:t>a</w:t>
      </w:r>
      <w:r w:rsidRPr="00C658A3">
        <w:rPr>
          <w:rFonts w:cs="Calibri"/>
          <w:color w:val="1B1B1B"/>
          <w:shd w:val="clear" w:color="auto" w:fill="FFFFFF"/>
        </w:rPr>
        <w:t xml:space="preserve">nalysis, </w:t>
      </w:r>
      <w:r>
        <w:rPr>
          <w:rFonts w:cs="Calibri"/>
          <w:color w:val="1B1B1B"/>
          <w:shd w:val="clear" w:color="auto" w:fill="FFFFFF"/>
        </w:rPr>
        <w:t>d</w:t>
      </w:r>
      <w:r w:rsidRPr="00C658A3">
        <w:rPr>
          <w:rFonts w:cs="Calibri"/>
          <w:color w:val="1B1B1B"/>
          <w:shd w:val="clear" w:color="auto" w:fill="FFFFFF"/>
        </w:rPr>
        <w:t xml:space="preserve">ata </w:t>
      </w:r>
      <w:r>
        <w:rPr>
          <w:rFonts w:cs="Calibri"/>
          <w:color w:val="1B1B1B"/>
          <w:shd w:val="clear" w:color="auto" w:fill="FFFFFF"/>
        </w:rPr>
        <w:t>c</w:t>
      </w:r>
      <w:r w:rsidRPr="00C658A3">
        <w:rPr>
          <w:rFonts w:cs="Calibri"/>
          <w:color w:val="1B1B1B"/>
          <w:shd w:val="clear" w:color="auto" w:fill="FFFFFF"/>
        </w:rPr>
        <w:t xml:space="preserve">uration, </w:t>
      </w:r>
      <w:r>
        <w:rPr>
          <w:rFonts w:cs="Calibri"/>
          <w:color w:val="1B1B1B"/>
          <w:shd w:val="clear" w:color="auto" w:fill="FFFFFF"/>
        </w:rPr>
        <w:t>w</w:t>
      </w:r>
      <w:r w:rsidRPr="00C658A3">
        <w:rPr>
          <w:rFonts w:cs="Calibri"/>
          <w:color w:val="1B1B1B"/>
          <w:shd w:val="clear" w:color="auto" w:fill="FFFFFF"/>
        </w:rPr>
        <w:t xml:space="preserve">riting – </w:t>
      </w:r>
      <w:r>
        <w:rPr>
          <w:rFonts w:cs="Calibri"/>
          <w:color w:val="1B1B1B"/>
          <w:shd w:val="clear" w:color="auto" w:fill="FFFFFF"/>
        </w:rPr>
        <w:t>o</w:t>
      </w:r>
      <w:r w:rsidRPr="00C658A3">
        <w:rPr>
          <w:rFonts w:cs="Calibri"/>
          <w:color w:val="1B1B1B"/>
          <w:shd w:val="clear" w:color="auto" w:fill="FFFFFF"/>
        </w:rPr>
        <w:t xml:space="preserve">riginal </w:t>
      </w:r>
      <w:r>
        <w:rPr>
          <w:rFonts w:cs="Calibri"/>
          <w:color w:val="1B1B1B"/>
          <w:shd w:val="clear" w:color="auto" w:fill="FFFFFF"/>
        </w:rPr>
        <w:t>d</w:t>
      </w:r>
      <w:r w:rsidRPr="00C658A3">
        <w:rPr>
          <w:rFonts w:cs="Calibri"/>
          <w:color w:val="1B1B1B"/>
          <w:shd w:val="clear" w:color="auto" w:fill="FFFFFF"/>
        </w:rPr>
        <w:t>raft</w:t>
      </w:r>
      <w:r>
        <w:rPr>
          <w:rFonts w:cs="Calibri"/>
          <w:color w:val="1B1B1B"/>
          <w:shd w:val="clear" w:color="auto" w:fill="FFFFFF"/>
        </w:rPr>
        <w:t xml:space="preserve"> &amp;</w:t>
      </w:r>
      <w:r w:rsidRPr="00C658A3">
        <w:rPr>
          <w:rFonts w:cs="Calibri"/>
          <w:color w:val="1B1B1B"/>
          <w:shd w:val="clear" w:color="auto" w:fill="FFFFFF"/>
        </w:rPr>
        <w:t xml:space="preserve"> </w:t>
      </w:r>
      <w:r>
        <w:rPr>
          <w:rFonts w:cs="Calibri"/>
          <w:color w:val="1B1B1B"/>
          <w:shd w:val="clear" w:color="auto" w:fill="FFFFFF"/>
        </w:rPr>
        <w:t>r</w:t>
      </w:r>
      <w:r w:rsidRPr="00C658A3">
        <w:rPr>
          <w:rFonts w:cs="Calibri"/>
          <w:color w:val="1B1B1B"/>
          <w:shd w:val="clear" w:color="auto" w:fill="FFFFFF"/>
        </w:rPr>
        <w:t xml:space="preserve">eview, </w:t>
      </w:r>
      <w:r>
        <w:rPr>
          <w:rFonts w:cs="Calibri"/>
          <w:color w:val="1B1B1B"/>
          <w:shd w:val="clear" w:color="auto" w:fill="FFFFFF"/>
        </w:rPr>
        <w:t>p</w:t>
      </w:r>
      <w:r w:rsidRPr="00C658A3">
        <w:rPr>
          <w:rFonts w:cs="Calibri"/>
          <w:color w:val="1B1B1B"/>
          <w:shd w:val="clear" w:color="auto" w:fill="FFFFFF"/>
        </w:rPr>
        <w:t xml:space="preserve">roject </w:t>
      </w:r>
      <w:r>
        <w:rPr>
          <w:rFonts w:cs="Calibri"/>
          <w:color w:val="1B1B1B"/>
          <w:shd w:val="clear" w:color="auto" w:fill="FFFFFF"/>
        </w:rPr>
        <w:t>supervision</w:t>
      </w:r>
      <w:r w:rsidRPr="00C658A3">
        <w:rPr>
          <w:rFonts w:cs="Calibri"/>
          <w:color w:val="1B1B1B"/>
          <w:shd w:val="clear" w:color="auto" w:fill="FFFFFF"/>
        </w:rPr>
        <w:t xml:space="preserve">, </w:t>
      </w:r>
      <w:r>
        <w:rPr>
          <w:rFonts w:cs="Calibri"/>
          <w:color w:val="1B1B1B"/>
          <w:shd w:val="clear" w:color="auto" w:fill="FFFFFF"/>
        </w:rPr>
        <w:t>f</w:t>
      </w:r>
      <w:r w:rsidRPr="00C658A3">
        <w:rPr>
          <w:rFonts w:cs="Calibri"/>
          <w:color w:val="1B1B1B"/>
          <w:shd w:val="clear" w:color="auto" w:fill="FFFFFF"/>
        </w:rPr>
        <w:t xml:space="preserve">unding </w:t>
      </w:r>
      <w:r>
        <w:rPr>
          <w:rFonts w:cs="Calibri"/>
          <w:color w:val="1B1B1B"/>
          <w:shd w:val="clear" w:color="auto" w:fill="FFFFFF"/>
        </w:rPr>
        <w:t>a</w:t>
      </w:r>
      <w:r w:rsidRPr="00C658A3">
        <w:rPr>
          <w:rFonts w:cs="Calibri"/>
          <w:color w:val="1B1B1B"/>
          <w:shd w:val="clear" w:color="auto" w:fill="FFFFFF"/>
        </w:rPr>
        <w:t xml:space="preserve">cquisition; </w:t>
      </w:r>
      <w:r w:rsidRPr="003C337C">
        <w:rPr>
          <w:rFonts w:cs="Calibri"/>
          <w:color w:val="1B1B1B"/>
          <w:highlight w:val="cyan"/>
          <w:shd w:val="clear" w:color="auto" w:fill="FFFFFF"/>
        </w:rPr>
        <w:t>VP</w:t>
      </w:r>
      <w:r w:rsidRPr="00C658A3">
        <w:rPr>
          <w:rFonts w:cs="Calibri"/>
          <w:color w:val="1B1B1B"/>
          <w:shd w:val="clear" w:color="auto" w:fill="FFFFFF"/>
        </w:rPr>
        <w:t xml:space="preserve">: </w:t>
      </w:r>
      <w:r>
        <w:rPr>
          <w:rFonts w:cs="Calibri"/>
          <w:color w:val="1B1B1B"/>
          <w:shd w:val="clear" w:color="auto" w:fill="FFFFFF"/>
        </w:rPr>
        <w:t>c</w:t>
      </w:r>
      <w:r w:rsidRPr="00C658A3">
        <w:rPr>
          <w:rFonts w:cs="Calibri"/>
          <w:color w:val="1B1B1B"/>
          <w:shd w:val="clear" w:color="auto" w:fill="FFFFFF"/>
        </w:rPr>
        <w:t xml:space="preserve">onceptualization, </w:t>
      </w:r>
      <w:r>
        <w:rPr>
          <w:rFonts w:cs="Calibri"/>
          <w:color w:val="1B1B1B"/>
          <w:shd w:val="clear" w:color="auto" w:fill="FFFFFF"/>
        </w:rPr>
        <w:t>methodology, f</w:t>
      </w:r>
      <w:r w:rsidRPr="00C658A3">
        <w:rPr>
          <w:rFonts w:cs="Calibri"/>
          <w:color w:val="1B1B1B"/>
          <w:shd w:val="clear" w:color="auto" w:fill="FFFFFF"/>
        </w:rPr>
        <w:t xml:space="preserve">ormal </w:t>
      </w:r>
      <w:r>
        <w:rPr>
          <w:rFonts w:cs="Calibri"/>
          <w:color w:val="1B1B1B"/>
          <w:shd w:val="clear" w:color="auto" w:fill="FFFFFF"/>
        </w:rPr>
        <w:t>a</w:t>
      </w:r>
      <w:r w:rsidRPr="00C658A3">
        <w:rPr>
          <w:rFonts w:cs="Calibri"/>
          <w:color w:val="1B1B1B"/>
          <w:shd w:val="clear" w:color="auto" w:fill="FFFFFF"/>
        </w:rPr>
        <w:t xml:space="preserve">nalysis, </w:t>
      </w:r>
      <w:r>
        <w:rPr>
          <w:rFonts w:cs="Calibri"/>
          <w:color w:val="1B1B1B"/>
          <w:shd w:val="clear" w:color="auto" w:fill="FFFFFF"/>
        </w:rPr>
        <w:t>d</w:t>
      </w:r>
      <w:r w:rsidRPr="00C658A3">
        <w:rPr>
          <w:rFonts w:cs="Calibri"/>
          <w:color w:val="1B1B1B"/>
          <w:shd w:val="clear" w:color="auto" w:fill="FFFFFF"/>
        </w:rPr>
        <w:t xml:space="preserve">ata </w:t>
      </w:r>
      <w:r>
        <w:rPr>
          <w:rFonts w:cs="Calibri"/>
          <w:color w:val="1B1B1B"/>
          <w:shd w:val="clear" w:color="auto" w:fill="FFFFFF"/>
        </w:rPr>
        <w:t>c</w:t>
      </w:r>
      <w:r w:rsidRPr="00C658A3">
        <w:rPr>
          <w:rFonts w:cs="Calibri"/>
          <w:color w:val="1B1B1B"/>
          <w:shd w:val="clear" w:color="auto" w:fill="FFFFFF"/>
        </w:rPr>
        <w:t xml:space="preserve">uration, </w:t>
      </w:r>
      <w:r>
        <w:rPr>
          <w:rFonts w:cs="Calibri"/>
          <w:color w:val="1B1B1B"/>
          <w:shd w:val="clear" w:color="auto" w:fill="FFFFFF"/>
        </w:rPr>
        <w:t>v</w:t>
      </w:r>
      <w:r w:rsidRPr="00C658A3">
        <w:rPr>
          <w:rFonts w:cs="Calibri"/>
          <w:color w:val="1B1B1B"/>
          <w:shd w:val="clear" w:color="auto" w:fill="FFFFFF"/>
        </w:rPr>
        <w:t xml:space="preserve">isualization, </w:t>
      </w:r>
      <w:r>
        <w:rPr>
          <w:rFonts w:cs="Calibri"/>
          <w:color w:val="1B1B1B"/>
          <w:shd w:val="clear" w:color="auto" w:fill="FFFFFF"/>
        </w:rPr>
        <w:t>w</w:t>
      </w:r>
      <w:r w:rsidRPr="00C658A3">
        <w:rPr>
          <w:rFonts w:cs="Calibri"/>
          <w:color w:val="1B1B1B"/>
          <w:shd w:val="clear" w:color="auto" w:fill="FFFFFF"/>
        </w:rPr>
        <w:t xml:space="preserve">riting – </w:t>
      </w:r>
      <w:r>
        <w:rPr>
          <w:rFonts w:cs="Calibri"/>
          <w:color w:val="1B1B1B"/>
          <w:shd w:val="clear" w:color="auto" w:fill="FFFFFF"/>
        </w:rPr>
        <w:t>o</w:t>
      </w:r>
      <w:r w:rsidRPr="00C658A3">
        <w:rPr>
          <w:rFonts w:cs="Calibri"/>
          <w:color w:val="1B1B1B"/>
          <w:shd w:val="clear" w:color="auto" w:fill="FFFFFF"/>
        </w:rPr>
        <w:t xml:space="preserve">riginal </w:t>
      </w:r>
      <w:r>
        <w:rPr>
          <w:rFonts w:cs="Calibri"/>
          <w:color w:val="1B1B1B"/>
          <w:shd w:val="clear" w:color="auto" w:fill="FFFFFF"/>
        </w:rPr>
        <w:t>d</w:t>
      </w:r>
      <w:r w:rsidRPr="00C658A3">
        <w:rPr>
          <w:rFonts w:cs="Calibri"/>
          <w:color w:val="1B1B1B"/>
          <w:shd w:val="clear" w:color="auto" w:fill="FFFFFF"/>
        </w:rPr>
        <w:t>raft</w:t>
      </w:r>
      <w:r>
        <w:rPr>
          <w:rFonts w:cs="Calibri"/>
          <w:color w:val="1B1B1B"/>
          <w:shd w:val="clear" w:color="auto" w:fill="FFFFFF"/>
        </w:rPr>
        <w:t xml:space="preserve"> &amp;</w:t>
      </w:r>
      <w:r w:rsidRPr="00C658A3">
        <w:rPr>
          <w:rFonts w:cs="Calibri"/>
          <w:color w:val="1B1B1B"/>
          <w:shd w:val="clear" w:color="auto" w:fill="FFFFFF"/>
        </w:rPr>
        <w:t xml:space="preserve"> </w:t>
      </w:r>
      <w:r>
        <w:rPr>
          <w:rFonts w:cs="Calibri"/>
          <w:color w:val="1B1B1B"/>
          <w:shd w:val="clear" w:color="auto" w:fill="FFFFFF"/>
        </w:rPr>
        <w:t>r</w:t>
      </w:r>
      <w:r w:rsidRPr="00C658A3">
        <w:rPr>
          <w:rFonts w:cs="Calibri"/>
          <w:color w:val="1B1B1B"/>
          <w:shd w:val="clear" w:color="auto" w:fill="FFFFFF"/>
        </w:rPr>
        <w:t xml:space="preserve">eview, </w:t>
      </w:r>
      <w:r>
        <w:rPr>
          <w:rFonts w:cs="Calibri"/>
          <w:color w:val="1B1B1B"/>
          <w:shd w:val="clear" w:color="auto" w:fill="FFFFFF"/>
        </w:rPr>
        <w:t>and p</w:t>
      </w:r>
      <w:r w:rsidRPr="00C658A3">
        <w:rPr>
          <w:rFonts w:cs="Calibri"/>
          <w:color w:val="1B1B1B"/>
          <w:shd w:val="clear" w:color="auto" w:fill="FFFFFF"/>
        </w:rPr>
        <w:t xml:space="preserve">roject </w:t>
      </w:r>
      <w:r>
        <w:rPr>
          <w:rFonts w:cs="Calibri"/>
          <w:color w:val="1B1B1B"/>
          <w:shd w:val="clear" w:color="auto" w:fill="FFFFFF"/>
        </w:rPr>
        <w:t>supervision.</w:t>
      </w:r>
    </w:p>
    <w:p w14:paraId="52305F87" w14:textId="77777777" w:rsidR="00301CB5" w:rsidRPr="00C658A3" w:rsidRDefault="00301CB5" w:rsidP="00301CB5">
      <w:pPr>
        <w:rPr>
          <w:rFonts w:cs="Calibri"/>
          <w:color w:val="1B1B1B"/>
          <w:shd w:val="clear" w:color="auto" w:fill="FFFFFF"/>
        </w:rPr>
      </w:pPr>
    </w:p>
    <w:p w14:paraId="24CDB0D6" w14:textId="77777777" w:rsidR="00301CB5" w:rsidRPr="0033109F" w:rsidRDefault="00301CB5" w:rsidP="00301CB5">
      <w:pPr>
        <w:pStyle w:val="3"/>
        <w:spacing w:before="0" w:after="0"/>
      </w:pPr>
      <w:r w:rsidRPr="0033109F">
        <w:t xml:space="preserve">Competing </w:t>
      </w:r>
      <w:r>
        <w:t>i</w:t>
      </w:r>
      <w:r w:rsidRPr="0033109F">
        <w:t>nterests</w:t>
      </w:r>
    </w:p>
    <w:p w14:paraId="031FF2FB" w14:textId="4AD04AB4" w:rsidR="00301CB5" w:rsidRPr="00301CB5" w:rsidRDefault="00301CB5" w:rsidP="00AE0E44">
      <w:pPr>
        <w:spacing w:before="100" w:beforeAutospacing="1" w:after="100" w:afterAutospacing="1"/>
        <w:jc w:val="left"/>
        <w:rPr>
          <w:rFonts w:cs="Calibri"/>
          <w:lang/>
        </w:rPr>
      </w:pPr>
      <w:r w:rsidRPr="00B32255">
        <w:rPr>
          <w:rFonts w:cs="Calibri"/>
          <w:lang/>
        </w:rPr>
        <w:t>The authors declare that they have no known competing financial interests</w:t>
      </w:r>
      <w:r>
        <w:rPr>
          <w:rFonts w:cs="Calibri"/>
          <w:lang/>
        </w:rPr>
        <w:t>.</w:t>
      </w:r>
    </w:p>
    <w:sectPr w:rsidR="00301CB5" w:rsidRPr="00301CB5" w:rsidSect="00266203">
      <w:footerReference w:type="default" r:id="rId24"/>
      <w:pgSz w:w="11906" w:h="16838"/>
      <w:pgMar w:top="1361" w:right="1786" w:bottom="1361" w:left="1786"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santhanathan Poongavanam" w:date="2024-03-11T09:44:00Z" w:initials="VP">
    <w:p w14:paraId="0AB0244C" w14:textId="77777777" w:rsidR="00AE6399" w:rsidRDefault="00AE6399" w:rsidP="00AE6399">
      <w:pPr>
        <w:jc w:val="left"/>
      </w:pPr>
      <w:r>
        <w:rPr>
          <w:rStyle w:val="a3"/>
        </w:rPr>
        <w:annotationRef/>
      </w:r>
      <w:r>
        <w:rPr>
          <w:color w:val="000000"/>
          <w:sz w:val="20"/>
          <w:szCs w:val="20"/>
        </w:rPr>
        <w:t>Maximum 170 words recommended</w:t>
      </w:r>
    </w:p>
    <w:p w14:paraId="226D2A57" w14:textId="77777777" w:rsidR="00AE6399" w:rsidRDefault="00AE6399" w:rsidP="00AE6399">
      <w:pPr>
        <w:jc w:val="left"/>
      </w:pPr>
      <w:r>
        <w:rPr>
          <w:color w:val="000000"/>
          <w:sz w:val="20"/>
          <w:szCs w:val="20"/>
        </w:rPr>
        <w:t xml:space="preserve">The Abstract should succinctly describe the study the resulting data, and their potential reuse, but should not make any claims regarding new scientific findings. No references are allowed in this section. </w:t>
      </w:r>
    </w:p>
    <w:p w14:paraId="16BD6174" w14:textId="77777777" w:rsidR="00AE6399" w:rsidRDefault="00AE6399" w:rsidP="00AE6399">
      <w:pPr>
        <w:jc w:val="left"/>
      </w:pPr>
    </w:p>
  </w:comment>
  <w:comment w:id="3" w:author="Vasanthanathan Poongavanam" w:date="2024-03-11T09:44:00Z" w:initials="VP">
    <w:p w14:paraId="1D2605FD" w14:textId="77777777" w:rsidR="00EB5515" w:rsidRDefault="00EB5515" w:rsidP="00EB5515">
      <w:pPr>
        <w:jc w:val="left"/>
      </w:pPr>
      <w:r>
        <w:rPr>
          <w:rStyle w:val="a3"/>
        </w:rPr>
        <w:annotationRef/>
      </w:r>
      <w:r>
        <w:rPr>
          <w:color w:val="000000"/>
          <w:sz w:val="20"/>
          <w:szCs w:val="20"/>
        </w:rPr>
        <w:t xml:space="preserve">The Background &amp; Summary should provide an overview of the study design and the data generated, including any background information needed to put this study in the context of previous work and the literature, and should reference literature as needed. The section should also briefly outline the broader goals that motivated collection of the data, as well as its potential use. We also encourage authors to include a figure that provides a schematic overview of the study design or workflow (if applicable). </w:t>
      </w:r>
    </w:p>
    <w:p w14:paraId="2A9A23BA" w14:textId="77777777" w:rsidR="00EB5515" w:rsidRDefault="00EB5515" w:rsidP="00EB5515">
      <w:pPr>
        <w:jc w:val="left"/>
      </w:pPr>
    </w:p>
  </w:comment>
  <w:comment w:id="5" w:author="Vasanthanathan Poongavanam [2]" w:date="2024-03-11T10:15:00Z" w:initials="VP">
    <w:p w14:paraId="25749D36" w14:textId="77777777" w:rsidR="009E5735" w:rsidRDefault="009E5735" w:rsidP="009E5735">
      <w:pPr>
        <w:jc w:val="left"/>
      </w:pPr>
      <w:r>
        <w:rPr>
          <w:rStyle w:val="a3"/>
        </w:rPr>
        <w:annotationRef/>
      </w:r>
      <w:r>
        <w:rPr>
          <w:color w:val="000000"/>
          <w:sz w:val="20"/>
          <w:szCs w:val="20"/>
        </w:rPr>
        <w:t xml:space="preserve">The Methods should include detailed text describing any steps or procedures used in producing the data, including full descriptions of the experimental design, data acquisition and any computational processing. See the </w:t>
      </w:r>
      <w:hyperlink r:id="rId1" w:anchor="sec-5" w:history="1">
        <w:r w:rsidRPr="00BB6678">
          <w:rPr>
            <w:rStyle w:val="a7"/>
            <w:sz w:val="20"/>
            <w:szCs w:val="20"/>
          </w:rPr>
          <w:t>detailed section in our submission guidelines</w:t>
        </w:r>
      </w:hyperlink>
      <w:r>
        <w:rPr>
          <w:color w:val="000000"/>
          <w:sz w:val="20"/>
          <w:szCs w:val="20"/>
        </w:rPr>
        <w:t xml:space="preserve"> for advice on writing a transparent and reproducible methods section. Related methods should be grouped under corresponding subheadings where possible, and methods should be described in enough detail to allow other researchers to interpret and repeat, if required, the full study. Specific data outputs should be explicitly referenced via data citation (see Data Records and Citing Data, below).</w:t>
      </w:r>
    </w:p>
    <w:p w14:paraId="05BFF8D0" w14:textId="77777777" w:rsidR="009E5735" w:rsidRDefault="009E5735" w:rsidP="009E5735">
      <w:pPr>
        <w:jc w:val="left"/>
      </w:pPr>
      <w:r>
        <w:rPr>
          <w:color w:val="000000"/>
          <w:sz w:val="20"/>
          <w:szCs w:val="20"/>
        </w:rPr>
        <w:t>Authors should cite previous descriptions of the methods under use, but ideally the method descriptions should be complete enough for others to understand and reproduce the methods and processing steps without referring to associated publications. There is no limit to the length of the Methods section.</w:t>
      </w:r>
    </w:p>
    <w:p w14:paraId="0B91FFBB" w14:textId="77777777" w:rsidR="009E5735" w:rsidRDefault="009E5735" w:rsidP="009E5735">
      <w:pPr>
        <w:jc w:val="left"/>
      </w:pPr>
    </w:p>
  </w:comment>
  <w:comment w:id="19" w:author="QIUSHI FENG" w:date="2024-04-16T09:02:00Z" w:initials="QF">
    <w:p w14:paraId="7EFF83FC" w14:textId="77777777" w:rsidR="00853581" w:rsidRDefault="00853581" w:rsidP="00853581">
      <w:pPr>
        <w:jc w:val="left"/>
      </w:pPr>
      <w:r>
        <w:rPr>
          <w:rStyle w:val="a3"/>
        </w:rPr>
        <w:annotationRef/>
      </w:r>
      <w:r>
        <w:rPr>
          <w:color w:val="000000"/>
          <w:sz w:val="20"/>
          <w:szCs w:val="20"/>
        </w:rPr>
        <w:t xml:space="preserve">Here we used ChEMBL web client instead of normal ChEMBL website. And we didn’t PubChem here. </w:t>
      </w:r>
    </w:p>
  </w:comment>
  <w:comment w:id="63" w:author="QIUSHI FENG" w:date="2024-04-16T11:20:00Z" w:initials="QF">
    <w:p w14:paraId="6D78F932" w14:textId="77777777" w:rsidR="00B368F9" w:rsidRDefault="00B368F9" w:rsidP="00B368F9">
      <w:pPr>
        <w:jc w:val="left"/>
      </w:pPr>
      <w:r>
        <w:rPr>
          <w:rStyle w:val="a3"/>
        </w:rPr>
        <w:annotationRef/>
      </w:r>
      <w:r>
        <w:rPr>
          <w:color w:val="000000"/>
          <w:sz w:val="20"/>
          <w:szCs w:val="20"/>
        </w:rPr>
        <w:t>We have both PNG and SDF</w:t>
      </w:r>
    </w:p>
  </w:comment>
  <w:comment w:id="66" w:author="Vasanthanathan Poongavanam [2]" w:date="2024-03-15T14:24:00Z" w:initials="VP">
    <w:p w14:paraId="65BC8CB2" w14:textId="532FCB68" w:rsidR="004D5A99" w:rsidRDefault="004D5A99" w:rsidP="004D5A99">
      <w:pPr>
        <w:jc w:val="left"/>
      </w:pPr>
      <w:r>
        <w:rPr>
          <w:rStyle w:val="a3"/>
        </w:rPr>
        <w:annotationRef/>
      </w:r>
      <w:r>
        <w:rPr>
          <w:color w:val="000000"/>
          <w:sz w:val="20"/>
          <w:szCs w:val="20"/>
        </w:rPr>
        <w:t>The Data Records section should be used to explain each data record associated with this work, including the repository where this information is stored, and to provide an overview of the data files and their formats. Each external data record should be cited as described below. A data citation should also be placed in the subsection of the Methods containing the data-collection or procedure(s) used to derive the corresponding record.</w:t>
      </w:r>
    </w:p>
    <w:p w14:paraId="0D6E6820" w14:textId="77777777" w:rsidR="004D5A99" w:rsidRDefault="004D5A99" w:rsidP="004D5A99">
      <w:pPr>
        <w:jc w:val="left"/>
      </w:pPr>
      <w:r>
        <w:rPr>
          <w:color w:val="000000"/>
          <w:sz w:val="20"/>
          <w:szCs w:val="20"/>
        </w:rPr>
        <w:t> </w:t>
      </w:r>
    </w:p>
    <w:p w14:paraId="5F9D56D6" w14:textId="77777777" w:rsidR="004D5A99" w:rsidRDefault="004D5A99" w:rsidP="004D5A99">
      <w:pPr>
        <w:jc w:val="left"/>
      </w:pPr>
      <w:r>
        <w:rPr>
          <w:color w:val="000000"/>
          <w:sz w:val="20"/>
          <w:szCs w:val="20"/>
        </w:rPr>
        <w:t>Tables can be used to support the data records, specifying the data output resulting from each data-collection or analytical step and the names of the corresponding files should these form part of the archived record.</w:t>
      </w:r>
    </w:p>
    <w:p w14:paraId="321926F6" w14:textId="77777777" w:rsidR="004D5A99" w:rsidRDefault="004D5A99" w:rsidP="004D5A99">
      <w:pPr>
        <w:jc w:val="left"/>
      </w:pPr>
      <w:r>
        <w:rPr>
          <w:color w:val="000000"/>
          <w:sz w:val="20"/>
          <w:szCs w:val="20"/>
        </w:rPr>
        <w:t> </w:t>
      </w:r>
    </w:p>
    <w:p w14:paraId="09F86F55" w14:textId="77777777" w:rsidR="004D5A99" w:rsidRDefault="004D5A99" w:rsidP="004D5A99">
      <w:pPr>
        <w:jc w:val="left"/>
      </w:pPr>
      <w:r>
        <w:rPr>
          <w:color w:val="000000"/>
          <w:sz w:val="20"/>
          <w:szCs w:val="20"/>
        </w:rPr>
        <w:t>Please also feel free to provide information on the file structure if it is complex.</w:t>
      </w:r>
    </w:p>
    <w:p w14:paraId="4B27D21B" w14:textId="77777777" w:rsidR="004D5A99" w:rsidRDefault="004D5A99" w:rsidP="004D5A99">
      <w:pPr>
        <w:jc w:val="left"/>
      </w:pPr>
    </w:p>
  </w:comment>
  <w:comment w:id="67" w:author="Vasanthanathan Poongavanam [2]" w:date="2024-03-15T14:38:00Z" w:initials="VP">
    <w:p w14:paraId="7C229258" w14:textId="77777777" w:rsidR="00691E1A" w:rsidRDefault="00691E1A" w:rsidP="00691E1A">
      <w:pPr>
        <w:jc w:val="left"/>
      </w:pPr>
      <w:r>
        <w:rPr>
          <w:rStyle w:val="a3"/>
        </w:rPr>
        <w:annotationRef/>
      </w:r>
      <w:r>
        <w:rPr>
          <w:color w:val="000000"/>
          <w:sz w:val="20"/>
          <w:szCs w:val="20"/>
        </w:rPr>
        <w:t xml:space="preserve">The Technical Validation section should present any experiments or analyses that are needed to support the technical quality of the dataset. This section may be supported by figures and tables, as needed. </w:t>
      </w:r>
      <w:r>
        <w:rPr>
          <w:i/>
          <w:iCs/>
          <w:color w:val="000000"/>
          <w:sz w:val="20"/>
          <w:szCs w:val="20"/>
        </w:rPr>
        <w:t>This is a required section</w:t>
      </w:r>
      <w:r>
        <w:rPr>
          <w:color w:val="000000"/>
          <w:sz w:val="20"/>
          <w:szCs w:val="20"/>
        </w:rPr>
        <w:t>; authors must provide information to justify the reliability of their data.</w:t>
      </w:r>
    </w:p>
    <w:p w14:paraId="55554556" w14:textId="77777777" w:rsidR="00691E1A" w:rsidRDefault="00691E1A" w:rsidP="00691E1A">
      <w:pPr>
        <w:jc w:val="left"/>
      </w:pPr>
      <w:r>
        <w:rPr>
          <w:color w:val="000000"/>
          <w:sz w:val="20"/>
          <w:szCs w:val="20"/>
        </w:rPr>
        <w:t xml:space="preserve">Possible content </w:t>
      </w:r>
      <w:r>
        <w:rPr>
          <w:b/>
          <w:bCs/>
          <w:color w:val="000000"/>
          <w:sz w:val="20"/>
          <w:szCs w:val="20"/>
        </w:rPr>
        <w:t>may include:</w:t>
      </w:r>
    </w:p>
    <w:p w14:paraId="4351C863" w14:textId="77777777" w:rsidR="00691E1A" w:rsidRDefault="00691E1A" w:rsidP="00691E1A">
      <w:pPr>
        <w:jc w:val="left"/>
      </w:pPr>
      <w:r>
        <w:rPr>
          <w:color w:val="000000"/>
          <w:sz w:val="20"/>
          <w:szCs w:val="20"/>
        </w:rPr>
        <w:t>-       experiments that support or validate the data-collection procedure(s) (e.g. negative controls, or an analysis of standards to confirm measurement linearity)</w:t>
      </w:r>
    </w:p>
    <w:p w14:paraId="33815721" w14:textId="77777777" w:rsidR="00691E1A" w:rsidRDefault="00691E1A" w:rsidP="00691E1A">
      <w:pPr>
        <w:jc w:val="left"/>
      </w:pPr>
      <w:r>
        <w:rPr>
          <w:color w:val="000000"/>
          <w:sz w:val="20"/>
          <w:szCs w:val="20"/>
        </w:rPr>
        <w:t>-       statistical analyses of experimental error and variation</w:t>
      </w:r>
    </w:p>
    <w:p w14:paraId="03F86CAD" w14:textId="77777777" w:rsidR="00691E1A" w:rsidRDefault="00691E1A" w:rsidP="00691E1A">
      <w:pPr>
        <w:jc w:val="left"/>
      </w:pPr>
      <w:r>
        <w:rPr>
          <w:color w:val="000000"/>
          <w:sz w:val="20"/>
          <w:szCs w:val="20"/>
        </w:rPr>
        <w:t>-       phenotypic or genotypic assessments of biological samples (e.g. confirming disease status, cell line identity, or the success of perturbations)</w:t>
      </w:r>
    </w:p>
    <w:p w14:paraId="6C6DDA99" w14:textId="77777777" w:rsidR="00691E1A" w:rsidRDefault="00691E1A" w:rsidP="00691E1A">
      <w:pPr>
        <w:jc w:val="left"/>
      </w:pPr>
      <w:r>
        <w:rPr>
          <w:color w:val="000000"/>
          <w:sz w:val="20"/>
          <w:szCs w:val="20"/>
        </w:rPr>
        <w:t>-       general discussions of any procedures used to ensure reliable and unbiased data production, such as blinding and randomization, sample tracking systems, etc.</w:t>
      </w:r>
    </w:p>
    <w:p w14:paraId="4D6810CC" w14:textId="77777777" w:rsidR="00691E1A" w:rsidRDefault="00691E1A" w:rsidP="00691E1A">
      <w:pPr>
        <w:jc w:val="left"/>
      </w:pPr>
      <w:r>
        <w:rPr>
          <w:color w:val="000000"/>
          <w:sz w:val="20"/>
          <w:szCs w:val="20"/>
        </w:rPr>
        <w:t>-       any other information needed for assessment of technical rigour by the referees</w:t>
      </w:r>
    </w:p>
    <w:p w14:paraId="2C594DA2" w14:textId="77777777" w:rsidR="00691E1A" w:rsidRDefault="00691E1A" w:rsidP="00691E1A">
      <w:pPr>
        <w:jc w:val="left"/>
      </w:pPr>
      <w:r>
        <w:rPr>
          <w:color w:val="000000"/>
          <w:sz w:val="20"/>
          <w:szCs w:val="20"/>
          <w:highlight w:val="green"/>
        </w:rPr>
        <w:t xml:space="preserve">Generally, this </w:t>
      </w:r>
      <w:r>
        <w:rPr>
          <w:b/>
          <w:bCs/>
          <w:color w:val="000000"/>
          <w:sz w:val="20"/>
          <w:szCs w:val="20"/>
          <w:highlight w:val="green"/>
        </w:rPr>
        <w:t>should not include:</w:t>
      </w:r>
    </w:p>
    <w:p w14:paraId="79040C6D" w14:textId="77777777" w:rsidR="00691E1A" w:rsidRDefault="00691E1A" w:rsidP="00691E1A">
      <w:pPr>
        <w:jc w:val="left"/>
      </w:pPr>
      <w:r>
        <w:rPr>
          <w:color w:val="000000"/>
          <w:sz w:val="20"/>
          <w:szCs w:val="20"/>
          <w:highlight w:val="green"/>
        </w:rPr>
        <w:t>-       follow-up experiments aimed at testing or supporting an interpretation of the data</w:t>
      </w:r>
    </w:p>
    <w:p w14:paraId="2B5DA3DD" w14:textId="77777777" w:rsidR="00691E1A" w:rsidRDefault="00691E1A" w:rsidP="00691E1A">
      <w:pPr>
        <w:jc w:val="left"/>
      </w:pPr>
      <w:r>
        <w:rPr>
          <w:color w:val="000000"/>
          <w:sz w:val="20"/>
          <w:szCs w:val="20"/>
          <w:highlight w:val="green"/>
        </w:rPr>
        <w:t>-       statistical hypothesis testing</w:t>
      </w:r>
    </w:p>
    <w:p w14:paraId="42642F46" w14:textId="77777777" w:rsidR="00691E1A" w:rsidRDefault="00691E1A" w:rsidP="00691E1A">
      <w:pPr>
        <w:jc w:val="left"/>
      </w:pPr>
      <w:r>
        <w:rPr>
          <w:color w:val="000000"/>
          <w:sz w:val="20"/>
          <w:szCs w:val="20"/>
          <w:highlight w:val="green"/>
        </w:rPr>
        <w:t>-       exploratory computational analyses</w:t>
      </w:r>
    </w:p>
    <w:p w14:paraId="2A950B3E" w14:textId="77777777" w:rsidR="00691E1A" w:rsidRDefault="00691E1A" w:rsidP="00691E1A">
      <w:pPr>
        <w:jc w:val="left"/>
      </w:pPr>
    </w:p>
  </w:comment>
  <w:comment w:id="68" w:author="QIUSHI FENG" w:date="2024-04-16T11:28:00Z" w:initials="QF">
    <w:p w14:paraId="1FC631E2" w14:textId="77777777" w:rsidR="00292C71" w:rsidRDefault="00292C71" w:rsidP="00292C71">
      <w:pPr>
        <w:jc w:val="left"/>
      </w:pPr>
      <w:r>
        <w:rPr>
          <w:rStyle w:val="a3"/>
        </w:rPr>
        <w:annotationRef/>
      </w:r>
      <w:r>
        <w:rPr>
          <w:color w:val="000000"/>
          <w:sz w:val="20"/>
          <w:szCs w:val="20"/>
        </w:rPr>
        <w:t>Please replace with the most recent data, in the file attached</w:t>
      </w:r>
    </w:p>
    <w:p w14:paraId="2FD452F4" w14:textId="77777777" w:rsidR="00292C71" w:rsidRDefault="00292C71" w:rsidP="00292C71">
      <w:pPr>
        <w:jc w:val="left"/>
      </w:pPr>
    </w:p>
  </w:comment>
  <w:comment w:id="80" w:author="Vasanthanathan Poongavanam [2]" w:date="2024-03-18T13:32:00Z" w:initials="VP">
    <w:p w14:paraId="4681E977" w14:textId="3CCF893A" w:rsidR="00C55705" w:rsidRDefault="00C55705" w:rsidP="00C55705">
      <w:pPr>
        <w:jc w:val="left"/>
      </w:pPr>
      <w:r>
        <w:rPr>
          <w:rStyle w:val="a3"/>
        </w:rPr>
        <w:annotationRef/>
      </w:r>
      <w:r>
        <w:rPr>
          <w:sz w:val="20"/>
          <w:szCs w:val="20"/>
          <w:highlight w:val="yellow"/>
        </w:rPr>
        <w:t xml:space="preserve">The Usage Notes can contain brief instructions to assist other researchers with reuse of the data. This may include discussion of software packages that are suitable for analysing the assay data files, suggested downstream processing steps (e.g. normalization, etc.), or tips for integrating or comparing the data records with other datasets. Authors are encouraged to provide code, programs or data-processing workflows if they may help others understand or use the data. Please see our </w:t>
      </w:r>
      <w:hyperlink r:id="rId2" w:anchor="code-avail" w:history="1">
        <w:r w:rsidRPr="00950CAF">
          <w:rPr>
            <w:rStyle w:val="a7"/>
            <w:sz w:val="20"/>
            <w:szCs w:val="20"/>
            <w:highlight w:val="yellow"/>
          </w:rPr>
          <w:t>code availability policy</w:t>
        </w:r>
      </w:hyperlink>
      <w:r>
        <w:rPr>
          <w:sz w:val="20"/>
          <w:szCs w:val="20"/>
          <w:highlight w:val="yellow"/>
        </w:rPr>
        <w:t xml:space="preserve"> for advice on supplying custom code alongside Data Descriptor manuscripts.</w:t>
      </w:r>
    </w:p>
    <w:p w14:paraId="00E64CBB" w14:textId="77777777" w:rsidR="00C55705" w:rsidRDefault="00C55705" w:rsidP="00C55705">
      <w:pPr>
        <w:jc w:val="left"/>
      </w:pPr>
      <w:r>
        <w:rPr>
          <w:sz w:val="20"/>
          <w:szCs w:val="20"/>
          <w:highlight w:val="yellow"/>
        </w:rPr>
        <w:t>For studies involving privacy or safety controls on public access to the data, this section should describe in detail these controls, including how authors can apply to access the data, what criteria will be used to determine who may access the data, and any limitations on data use.</w:t>
      </w:r>
    </w:p>
    <w:p w14:paraId="1E1A54E3" w14:textId="77777777" w:rsidR="00C55705" w:rsidRDefault="00C55705" w:rsidP="00C55705">
      <w:pPr>
        <w:jc w:val="left"/>
      </w:pPr>
      <w:r>
        <w:rPr>
          <w:b/>
          <w:bCs/>
          <w:sz w:val="20"/>
          <w:szCs w:val="20"/>
          <w:highlight w:val="yellow"/>
        </w:rPr>
        <w:t>Extension – New Compounds</w:t>
      </w:r>
    </w:p>
    <w:p w14:paraId="4E5EF82A" w14:textId="77777777" w:rsidR="00C55705" w:rsidRDefault="00C55705" w:rsidP="00C55705">
      <w:pPr>
        <w:jc w:val="left"/>
      </w:pPr>
    </w:p>
  </w:comment>
  <w:comment w:id="81" w:author="Vasanthanathan Poongavanam [2]" w:date="2024-03-18T09:53:00Z" w:initials="VP">
    <w:p w14:paraId="017EDC05" w14:textId="77777777" w:rsidR="00CE540C" w:rsidRDefault="00CE540C" w:rsidP="00CE540C">
      <w:pPr>
        <w:jc w:val="left"/>
      </w:pPr>
      <w:r>
        <w:rPr>
          <w:rStyle w:val="a3"/>
        </w:rPr>
        <w:annotationRef/>
      </w:r>
      <w:r>
        <w:rPr>
          <w:color w:val="000000"/>
          <w:sz w:val="20"/>
          <w:szCs w:val="20"/>
        </w:rPr>
        <w:t>Make site and GitHub link with this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D6174" w15:done="0"/>
  <w15:commentEx w15:paraId="2A9A23BA" w15:done="0"/>
  <w15:commentEx w15:paraId="0B91FFBB" w15:done="0"/>
  <w15:commentEx w15:paraId="7EFF83FC" w15:done="0"/>
  <w15:commentEx w15:paraId="6D78F932" w15:done="0"/>
  <w15:commentEx w15:paraId="4B27D21B" w15:done="0"/>
  <w15:commentEx w15:paraId="2A950B3E" w15:done="0"/>
  <w15:commentEx w15:paraId="2FD452F4" w15:done="0"/>
  <w15:commentEx w15:paraId="4E5EF82A" w15:done="0"/>
  <w15:commentEx w15:paraId="017EDC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0530B9A" w16cex:dateUtc="2024-03-11T08:44:00Z"/>
  <w16cex:commentExtensible w16cex:durableId="548BEFD3" w16cex:dateUtc="2024-03-11T08:44:00Z"/>
  <w16cex:commentExtensible w16cex:durableId="6E7328DC" w16cex:dateUtc="2024-03-11T09:15:00Z"/>
  <w16cex:commentExtensible w16cex:durableId="0799FADF" w16cex:dateUtc="2024-04-16T07:02:00Z"/>
  <w16cex:commentExtensible w16cex:durableId="70C233E3" w16cex:dateUtc="2024-04-16T09:20:00Z"/>
  <w16cex:commentExtensible w16cex:durableId="48A7E053" w16cex:dateUtc="2024-03-15T13:24:00Z"/>
  <w16cex:commentExtensible w16cex:durableId="799A0232" w16cex:dateUtc="2024-03-15T13:38:00Z"/>
  <w16cex:commentExtensible w16cex:durableId="2C9AC847" w16cex:dateUtc="2024-04-16T09:28:00Z"/>
  <w16cex:commentExtensible w16cex:durableId="0425B343" w16cex:dateUtc="2024-03-18T12:32:00Z"/>
  <w16cex:commentExtensible w16cex:durableId="0B890100" w16cex:dateUtc="2024-03-18T0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D6174" w16cid:durableId="50530B9A"/>
  <w16cid:commentId w16cid:paraId="2A9A23BA" w16cid:durableId="548BEFD3"/>
  <w16cid:commentId w16cid:paraId="0B91FFBB" w16cid:durableId="6E7328DC"/>
  <w16cid:commentId w16cid:paraId="7EFF83FC" w16cid:durableId="0799FADF"/>
  <w16cid:commentId w16cid:paraId="6D78F932" w16cid:durableId="70C233E3"/>
  <w16cid:commentId w16cid:paraId="4B27D21B" w16cid:durableId="48A7E053"/>
  <w16cid:commentId w16cid:paraId="2A950B3E" w16cid:durableId="799A0232"/>
  <w16cid:commentId w16cid:paraId="2FD452F4" w16cid:durableId="2C9AC847"/>
  <w16cid:commentId w16cid:paraId="4E5EF82A" w16cid:durableId="0425B343"/>
  <w16cid:commentId w16cid:paraId="017EDC05" w16cid:durableId="0B890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C0F75" w14:textId="77777777" w:rsidR="00266203" w:rsidRDefault="00266203" w:rsidP="007D356C">
      <w:r>
        <w:separator/>
      </w:r>
    </w:p>
  </w:endnote>
  <w:endnote w:type="continuationSeparator" w:id="0">
    <w:p w14:paraId="3AB80B74" w14:textId="77777777" w:rsidR="00266203" w:rsidRDefault="00266203" w:rsidP="007D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60909"/>
      <w:docPartObj>
        <w:docPartGallery w:val="Page Numbers (Bottom of Page)"/>
        <w:docPartUnique/>
      </w:docPartObj>
    </w:sdtPr>
    <w:sdtEndPr>
      <w:rPr>
        <w:noProof/>
      </w:rPr>
    </w:sdtEndPr>
    <w:sdtContent>
      <w:p w14:paraId="3F03652B" w14:textId="1C34495F" w:rsidR="007D356C" w:rsidRDefault="007D356C">
        <w:pPr>
          <w:pStyle w:val="af"/>
          <w:jc w:val="right"/>
        </w:pPr>
        <w:r>
          <w:fldChar w:fldCharType="begin"/>
        </w:r>
        <w:r>
          <w:instrText xml:space="preserve"> PAGE   \* MERGEFORMAT </w:instrText>
        </w:r>
        <w:r>
          <w:fldChar w:fldCharType="separate"/>
        </w:r>
        <w:r w:rsidR="009769DE">
          <w:rPr>
            <w:noProof/>
          </w:rPr>
          <w:t>6</w:t>
        </w:r>
        <w:r>
          <w:rPr>
            <w:noProof/>
          </w:rPr>
          <w:fldChar w:fldCharType="end"/>
        </w:r>
      </w:p>
    </w:sdtContent>
  </w:sdt>
  <w:p w14:paraId="21B52D0D" w14:textId="77777777" w:rsidR="007D356C" w:rsidRDefault="007D356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FD430" w14:textId="77777777" w:rsidR="00266203" w:rsidRDefault="00266203" w:rsidP="007D356C">
      <w:r>
        <w:separator/>
      </w:r>
    </w:p>
  </w:footnote>
  <w:footnote w:type="continuationSeparator" w:id="0">
    <w:p w14:paraId="46E69FFC" w14:textId="77777777" w:rsidR="00266203" w:rsidRDefault="00266203" w:rsidP="007D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D1288"/>
    <w:multiLevelType w:val="hybridMultilevel"/>
    <w:tmpl w:val="456A7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15642D"/>
    <w:multiLevelType w:val="hybridMultilevel"/>
    <w:tmpl w:val="9CC6F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30244388">
    <w:abstractNumId w:val="1"/>
  </w:num>
  <w:num w:numId="2" w16cid:durableId="1497769933">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santhanathan Poongavanam">
    <w15:presenceInfo w15:providerId="AD" w15:userId="S::nathan@sdu.dk::b38834fa-3b6d-4aba-b8d5-10a3a1f163fd"/>
  </w15:person>
  <w15:person w15:author="QIUSHI FENG">
    <w15:presenceInfo w15:providerId="Windows Live" w15:userId="551b8b5aa2db308f"/>
  </w15:person>
  <w15:person w15:author="Vasanthanathan Poongavanam [2]">
    <w15:presenceInfo w15:providerId="AD" w15:userId="S::vasanthanathan.poongavanam@kemi.uu.se::11290676-a537-4049-9a78-f9b356bcdf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 Scientific Report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dz9d2rnefr5sewxab5tz5darzepa2fw2a9&quot;&gt;Webserver_Macrocycle&lt;record-ids&gt;&lt;item&gt;1&lt;/item&gt;&lt;item&gt;2&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record-ids&gt;&lt;/item&gt;&lt;/Libraries&gt;"/>
  </w:docVars>
  <w:rsids>
    <w:rsidRoot w:val="00C658AC"/>
    <w:rsid w:val="00001899"/>
    <w:rsid w:val="00002565"/>
    <w:rsid w:val="000028BD"/>
    <w:rsid w:val="0000442D"/>
    <w:rsid w:val="00005437"/>
    <w:rsid w:val="00010A77"/>
    <w:rsid w:val="00013546"/>
    <w:rsid w:val="00015482"/>
    <w:rsid w:val="00016630"/>
    <w:rsid w:val="00016E8D"/>
    <w:rsid w:val="000203DD"/>
    <w:rsid w:val="00020565"/>
    <w:rsid w:val="00022AAA"/>
    <w:rsid w:val="00027087"/>
    <w:rsid w:val="00031FD2"/>
    <w:rsid w:val="00035D8E"/>
    <w:rsid w:val="00042F48"/>
    <w:rsid w:val="00045E2C"/>
    <w:rsid w:val="00046878"/>
    <w:rsid w:val="00051297"/>
    <w:rsid w:val="00053F99"/>
    <w:rsid w:val="00054DE6"/>
    <w:rsid w:val="00055B19"/>
    <w:rsid w:val="00056136"/>
    <w:rsid w:val="00056F75"/>
    <w:rsid w:val="00070888"/>
    <w:rsid w:val="00071D9F"/>
    <w:rsid w:val="00076EE2"/>
    <w:rsid w:val="000772C3"/>
    <w:rsid w:val="00080F99"/>
    <w:rsid w:val="00084267"/>
    <w:rsid w:val="000854F1"/>
    <w:rsid w:val="00086241"/>
    <w:rsid w:val="00093497"/>
    <w:rsid w:val="000945C6"/>
    <w:rsid w:val="00095471"/>
    <w:rsid w:val="000976A7"/>
    <w:rsid w:val="000A5234"/>
    <w:rsid w:val="000A7090"/>
    <w:rsid w:val="000B1077"/>
    <w:rsid w:val="000B2687"/>
    <w:rsid w:val="000B2F7F"/>
    <w:rsid w:val="000B74CF"/>
    <w:rsid w:val="000B7C0F"/>
    <w:rsid w:val="000C0413"/>
    <w:rsid w:val="000C0591"/>
    <w:rsid w:val="000C3772"/>
    <w:rsid w:val="000C417B"/>
    <w:rsid w:val="000C4829"/>
    <w:rsid w:val="000D2A50"/>
    <w:rsid w:val="000D362F"/>
    <w:rsid w:val="000D76EB"/>
    <w:rsid w:val="000E0069"/>
    <w:rsid w:val="000E2187"/>
    <w:rsid w:val="000E2AE2"/>
    <w:rsid w:val="000E6E0F"/>
    <w:rsid w:val="000F163F"/>
    <w:rsid w:val="000F3E48"/>
    <w:rsid w:val="0010010E"/>
    <w:rsid w:val="00100CFD"/>
    <w:rsid w:val="00103FE6"/>
    <w:rsid w:val="001067E6"/>
    <w:rsid w:val="001107B4"/>
    <w:rsid w:val="00113B2F"/>
    <w:rsid w:val="00114EF9"/>
    <w:rsid w:val="0011507E"/>
    <w:rsid w:val="00115D33"/>
    <w:rsid w:val="00115DD2"/>
    <w:rsid w:val="001211E5"/>
    <w:rsid w:val="00121723"/>
    <w:rsid w:val="001229E9"/>
    <w:rsid w:val="001234F4"/>
    <w:rsid w:val="00123509"/>
    <w:rsid w:val="0012436D"/>
    <w:rsid w:val="001305F9"/>
    <w:rsid w:val="00130D9F"/>
    <w:rsid w:val="0013162E"/>
    <w:rsid w:val="00132C42"/>
    <w:rsid w:val="00135F2E"/>
    <w:rsid w:val="00137769"/>
    <w:rsid w:val="00137B87"/>
    <w:rsid w:val="00137F55"/>
    <w:rsid w:val="00141053"/>
    <w:rsid w:val="0014527E"/>
    <w:rsid w:val="00145AC1"/>
    <w:rsid w:val="00146539"/>
    <w:rsid w:val="00146CE0"/>
    <w:rsid w:val="00147413"/>
    <w:rsid w:val="0015226A"/>
    <w:rsid w:val="00152802"/>
    <w:rsid w:val="0015421D"/>
    <w:rsid w:val="00156315"/>
    <w:rsid w:val="00156FF6"/>
    <w:rsid w:val="00160910"/>
    <w:rsid w:val="001609E3"/>
    <w:rsid w:val="00160DB8"/>
    <w:rsid w:val="00163ECE"/>
    <w:rsid w:val="00170DE5"/>
    <w:rsid w:val="001738DF"/>
    <w:rsid w:val="00173A11"/>
    <w:rsid w:val="00175ABE"/>
    <w:rsid w:val="00176171"/>
    <w:rsid w:val="001804A0"/>
    <w:rsid w:val="00182234"/>
    <w:rsid w:val="00182E80"/>
    <w:rsid w:val="00185F1E"/>
    <w:rsid w:val="00192557"/>
    <w:rsid w:val="001933AC"/>
    <w:rsid w:val="00193DF8"/>
    <w:rsid w:val="00194DB3"/>
    <w:rsid w:val="00195769"/>
    <w:rsid w:val="001A0D8C"/>
    <w:rsid w:val="001A18C5"/>
    <w:rsid w:val="001A37D0"/>
    <w:rsid w:val="001A42FD"/>
    <w:rsid w:val="001A5B31"/>
    <w:rsid w:val="001A6294"/>
    <w:rsid w:val="001B2F83"/>
    <w:rsid w:val="001B440F"/>
    <w:rsid w:val="001B5167"/>
    <w:rsid w:val="001B61E9"/>
    <w:rsid w:val="001B62C2"/>
    <w:rsid w:val="001B77CC"/>
    <w:rsid w:val="001C3A73"/>
    <w:rsid w:val="001C58A7"/>
    <w:rsid w:val="001C5C17"/>
    <w:rsid w:val="001D2963"/>
    <w:rsid w:val="001D3C60"/>
    <w:rsid w:val="001D49A0"/>
    <w:rsid w:val="001D536F"/>
    <w:rsid w:val="001D725A"/>
    <w:rsid w:val="001E4705"/>
    <w:rsid w:val="001E5ED0"/>
    <w:rsid w:val="001E69D2"/>
    <w:rsid w:val="001F2196"/>
    <w:rsid w:val="001F425F"/>
    <w:rsid w:val="001F63F0"/>
    <w:rsid w:val="002003E6"/>
    <w:rsid w:val="00200EAE"/>
    <w:rsid w:val="00204528"/>
    <w:rsid w:val="00210F0B"/>
    <w:rsid w:val="002150F9"/>
    <w:rsid w:val="00216279"/>
    <w:rsid w:val="0021702C"/>
    <w:rsid w:val="0022044B"/>
    <w:rsid w:val="002235FE"/>
    <w:rsid w:val="00226071"/>
    <w:rsid w:val="0022668B"/>
    <w:rsid w:val="00227C61"/>
    <w:rsid w:val="00227E00"/>
    <w:rsid w:val="00230020"/>
    <w:rsid w:val="00231960"/>
    <w:rsid w:val="00235CBB"/>
    <w:rsid w:val="00240C1B"/>
    <w:rsid w:val="00240FAC"/>
    <w:rsid w:val="00241BA3"/>
    <w:rsid w:val="00244367"/>
    <w:rsid w:val="0025023C"/>
    <w:rsid w:val="00251C6D"/>
    <w:rsid w:val="00253798"/>
    <w:rsid w:val="0025463B"/>
    <w:rsid w:val="00255BD9"/>
    <w:rsid w:val="00257227"/>
    <w:rsid w:val="0026031E"/>
    <w:rsid w:val="00260B22"/>
    <w:rsid w:val="002617B4"/>
    <w:rsid w:val="00261A8B"/>
    <w:rsid w:val="00264AB3"/>
    <w:rsid w:val="00266203"/>
    <w:rsid w:val="00270067"/>
    <w:rsid w:val="0027062B"/>
    <w:rsid w:val="00270D79"/>
    <w:rsid w:val="00272180"/>
    <w:rsid w:val="00273FDF"/>
    <w:rsid w:val="00276A38"/>
    <w:rsid w:val="00281EFD"/>
    <w:rsid w:val="00283365"/>
    <w:rsid w:val="002843D8"/>
    <w:rsid w:val="0028559A"/>
    <w:rsid w:val="00287BEB"/>
    <w:rsid w:val="0029029E"/>
    <w:rsid w:val="00291314"/>
    <w:rsid w:val="00291E7C"/>
    <w:rsid w:val="00292C71"/>
    <w:rsid w:val="002938CA"/>
    <w:rsid w:val="00297BCF"/>
    <w:rsid w:val="002A212F"/>
    <w:rsid w:val="002A470B"/>
    <w:rsid w:val="002A748B"/>
    <w:rsid w:val="002A7BB6"/>
    <w:rsid w:val="002A7C60"/>
    <w:rsid w:val="002B1F06"/>
    <w:rsid w:val="002B2A53"/>
    <w:rsid w:val="002B6CD6"/>
    <w:rsid w:val="002B7B1C"/>
    <w:rsid w:val="002C39B8"/>
    <w:rsid w:val="002C4A7E"/>
    <w:rsid w:val="002C6BB8"/>
    <w:rsid w:val="002D4155"/>
    <w:rsid w:val="002D75E9"/>
    <w:rsid w:val="002E010C"/>
    <w:rsid w:val="002E28A1"/>
    <w:rsid w:val="002E2DD7"/>
    <w:rsid w:val="002E320D"/>
    <w:rsid w:val="002E329C"/>
    <w:rsid w:val="002E624D"/>
    <w:rsid w:val="002E6BBE"/>
    <w:rsid w:val="002E6FF5"/>
    <w:rsid w:val="002F22B5"/>
    <w:rsid w:val="002F41BB"/>
    <w:rsid w:val="003007B5"/>
    <w:rsid w:val="00301CB5"/>
    <w:rsid w:val="00303BB6"/>
    <w:rsid w:val="003043A7"/>
    <w:rsid w:val="003067F0"/>
    <w:rsid w:val="003179C2"/>
    <w:rsid w:val="00317FDF"/>
    <w:rsid w:val="00321A17"/>
    <w:rsid w:val="003234EC"/>
    <w:rsid w:val="0032365B"/>
    <w:rsid w:val="00323E57"/>
    <w:rsid w:val="0032427B"/>
    <w:rsid w:val="00326F92"/>
    <w:rsid w:val="0033109F"/>
    <w:rsid w:val="00331827"/>
    <w:rsid w:val="003345B8"/>
    <w:rsid w:val="00335199"/>
    <w:rsid w:val="00336375"/>
    <w:rsid w:val="003364E1"/>
    <w:rsid w:val="00336D14"/>
    <w:rsid w:val="00340045"/>
    <w:rsid w:val="0034453F"/>
    <w:rsid w:val="00344BA0"/>
    <w:rsid w:val="00351A29"/>
    <w:rsid w:val="0035316B"/>
    <w:rsid w:val="00355D01"/>
    <w:rsid w:val="00356EE7"/>
    <w:rsid w:val="003624DC"/>
    <w:rsid w:val="00362E8A"/>
    <w:rsid w:val="00363E75"/>
    <w:rsid w:val="00364104"/>
    <w:rsid w:val="0036442A"/>
    <w:rsid w:val="003652B1"/>
    <w:rsid w:val="00376EB8"/>
    <w:rsid w:val="00377B05"/>
    <w:rsid w:val="00381D5E"/>
    <w:rsid w:val="00384E9C"/>
    <w:rsid w:val="0039100A"/>
    <w:rsid w:val="00391DB2"/>
    <w:rsid w:val="00393D4B"/>
    <w:rsid w:val="003949D1"/>
    <w:rsid w:val="00394A56"/>
    <w:rsid w:val="00396F60"/>
    <w:rsid w:val="003A0A47"/>
    <w:rsid w:val="003A13D4"/>
    <w:rsid w:val="003A16C7"/>
    <w:rsid w:val="003A3B7F"/>
    <w:rsid w:val="003A3F02"/>
    <w:rsid w:val="003A5F03"/>
    <w:rsid w:val="003B081B"/>
    <w:rsid w:val="003B5322"/>
    <w:rsid w:val="003B5B78"/>
    <w:rsid w:val="003B5CBF"/>
    <w:rsid w:val="003C0614"/>
    <w:rsid w:val="003C337C"/>
    <w:rsid w:val="003C4CA1"/>
    <w:rsid w:val="003C4CE9"/>
    <w:rsid w:val="003C5C7B"/>
    <w:rsid w:val="003E0FDC"/>
    <w:rsid w:val="003E2BF1"/>
    <w:rsid w:val="003E464C"/>
    <w:rsid w:val="003E6048"/>
    <w:rsid w:val="003F030F"/>
    <w:rsid w:val="003F1280"/>
    <w:rsid w:val="003F2142"/>
    <w:rsid w:val="003F3DCF"/>
    <w:rsid w:val="003F6543"/>
    <w:rsid w:val="003F7A2A"/>
    <w:rsid w:val="00405D61"/>
    <w:rsid w:val="00406BDA"/>
    <w:rsid w:val="00411334"/>
    <w:rsid w:val="004134F6"/>
    <w:rsid w:val="00415F85"/>
    <w:rsid w:val="00417AC6"/>
    <w:rsid w:val="00420691"/>
    <w:rsid w:val="004223EF"/>
    <w:rsid w:val="00422717"/>
    <w:rsid w:val="00424639"/>
    <w:rsid w:val="00425027"/>
    <w:rsid w:val="0042610E"/>
    <w:rsid w:val="00430D35"/>
    <w:rsid w:val="00432075"/>
    <w:rsid w:val="004356F6"/>
    <w:rsid w:val="004374AC"/>
    <w:rsid w:val="00441415"/>
    <w:rsid w:val="004416AA"/>
    <w:rsid w:val="00447F4A"/>
    <w:rsid w:val="00450288"/>
    <w:rsid w:val="00451CBC"/>
    <w:rsid w:val="00452A21"/>
    <w:rsid w:val="00455823"/>
    <w:rsid w:val="004566DB"/>
    <w:rsid w:val="00462141"/>
    <w:rsid w:val="00462D73"/>
    <w:rsid w:val="004644BC"/>
    <w:rsid w:val="00467ECA"/>
    <w:rsid w:val="004707A5"/>
    <w:rsid w:val="00471D81"/>
    <w:rsid w:val="00472C3C"/>
    <w:rsid w:val="00472EFD"/>
    <w:rsid w:val="00487E74"/>
    <w:rsid w:val="00490A49"/>
    <w:rsid w:val="00493411"/>
    <w:rsid w:val="004945E3"/>
    <w:rsid w:val="00496F14"/>
    <w:rsid w:val="00497A7D"/>
    <w:rsid w:val="00497DBF"/>
    <w:rsid w:val="00497E5F"/>
    <w:rsid w:val="004A2A76"/>
    <w:rsid w:val="004A4CB3"/>
    <w:rsid w:val="004A5C3D"/>
    <w:rsid w:val="004A5E4F"/>
    <w:rsid w:val="004A6D22"/>
    <w:rsid w:val="004A6E1D"/>
    <w:rsid w:val="004A7BE6"/>
    <w:rsid w:val="004B3AA2"/>
    <w:rsid w:val="004B4133"/>
    <w:rsid w:val="004B479C"/>
    <w:rsid w:val="004B5806"/>
    <w:rsid w:val="004B6C28"/>
    <w:rsid w:val="004C435A"/>
    <w:rsid w:val="004C5728"/>
    <w:rsid w:val="004C6203"/>
    <w:rsid w:val="004C6D2E"/>
    <w:rsid w:val="004C7AF0"/>
    <w:rsid w:val="004D20F9"/>
    <w:rsid w:val="004D2226"/>
    <w:rsid w:val="004D2D52"/>
    <w:rsid w:val="004D407E"/>
    <w:rsid w:val="004D5A99"/>
    <w:rsid w:val="004D72C6"/>
    <w:rsid w:val="004D7B7D"/>
    <w:rsid w:val="004E0C09"/>
    <w:rsid w:val="004E101E"/>
    <w:rsid w:val="004E4087"/>
    <w:rsid w:val="004E475F"/>
    <w:rsid w:val="004F15CF"/>
    <w:rsid w:val="004F5FED"/>
    <w:rsid w:val="00500393"/>
    <w:rsid w:val="0050043B"/>
    <w:rsid w:val="00502806"/>
    <w:rsid w:val="00503E57"/>
    <w:rsid w:val="00504DEC"/>
    <w:rsid w:val="00510EDD"/>
    <w:rsid w:val="0051145D"/>
    <w:rsid w:val="005154B6"/>
    <w:rsid w:val="00515A7F"/>
    <w:rsid w:val="005165CE"/>
    <w:rsid w:val="00517E04"/>
    <w:rsid w:val="00517F4F"/>
    <w:rsid w:val="00530080"/>
    <w:rsid w:val="0053025E"/>
    <w:rsid w:val="005306ED"/>
    <w:rsid w:val="00535D49"/>
    <w:rsid w:val="00536696"/>
    <w:rsid w:val="00536E20"/>
    <w:rsid w:val="00541AE5"/>
    <w:rsid w:val="00542C03"/>
    <w:rsid w:val="005475B8"/>
    <w:rsid w:val="00552ECB"/>
    <w:rsid w:val="00552FEB"/>
    <w:rsid w:val="00561660"/>
    <w:rsid w:val="005622B6"/>
    <w:rsid w:val="00563C5D"/>
    <w:rsid w:val="0056406B"/>
    <w:rsid w:val="00564614"/>
    <w:rsid w:val="00564FDD"/>
    <w:rsid w:val="00566F9E"/>
    <w:rsid w:val="005713CD"/>
    <w:rsid w:val="00571F81"/>
    <w:rsid w:val="0057586A"/>
    <w:rsid w:val="00580F4F"/>
    <w:rsid w:val="0058345C"/>
    <w:rsid w:val="00584802"/>
    <w:rsid w:val="00584A60"/>
    <w:rsid w:val="00584B6F"/>
    <w:rsid w:val="005851B1"/>
    <w:rsid w:val="00585228"/>
    <w:rsid w:val="005877EF"/>
    <w:rsid w:val="0059012B"/>
    <w:rsid w:val="005926CD"/>
    <w:rsid w:val="00592BAC"/>
    <w:rsid w:val="0059338A"/>
    <w:rsid w:val="005938A2"/>
    <w:rsid w:val="00593E3A"/>
    <w:rsid w:val="00596A16"/>
    <w:rsid w:val="00597878"/>
    <w:rsid w:val="005A3D5E"/>
    <w:rsid w:val="005A699C"/>
    <w:rsid w:val="005A7AC0"/>
    <w:rsid w:val="005B12BD"/>
    <w:rsid w:val="005B2D06"/>
    <w:rsid w:val="005B310B"/>
    <w:rsid w:val="005B48DF"/>
    <w:rsid w:val="005B75AB"/>
    <w:rsid w:val="005C10DA"/>
    <w:rsid w:val="005C424F"/>
    <w:rsid w:val="005C6727"/>
    <w:rsid w:val="005C74CC"/>
    <w:rsid w:val="005D0A2A"/>
    <w:rsid w:val="005D4640"/>
    <w:rsid w:val="005D634D"/>
    <w:rsid w:val="005E0307"/>
    <w:rsid w:val="005E04D0"/>
    <w:rsid w:val="005E1758"/>
    <w:rsid w:val="005E32B5"/>
    <w:rsid w:val="005E7E45"/>
    <w:rsid w:val="005F4B15"/>
    <w:rsid w:val="005F53C6"/>
    <w:rsid w:val="00601483"/>
    <w:rsid w:val="006028FB"/>
    <w:rsid w:val="00604B13"/>
    <w:rsid w:val="00604EE2"/>
    <w:rsid w:val="00612E9B"/>
    <w:rsid w:val="006143DB"/>
    <w:rsid w:val="00614E44"/>
    <w:rsid w:val="00616590"/>
    <w:rsid w:val="006173D2"/>
    <w:rsid w:val="006218C7"/>
    <w:rsid w:val="0063007F"/>
    <w:rsid w:val="00630B3D"/>
    <w:rsid w:val="006367AE"/>
    <w:rsid w:val="00636B41"/>
    <w:rsid w:val="00637485"/>
    <w:rsid w:val="00637554"/>
    <w:rsid w:val="00640A40"/>
    <w:rsid w:val="00641BFF"/>
    <w:rsid w:val="006535FC"/>
    <w:rsid w:val="00653EE2"/>
    <w:rsid w:val="0065408E"/>
    <w:rsid w:val="00656240"/>
    <w:rsid w:val="00657176"/>
    <w:rsid w:val="00663142"/>
    <w:rsid w:val="00665B4F"/>
    <w:rsid w:val="006666A3"/>
    <w:rsid w:val="00666B29"/>
    <w:rsid w:val="006675EB"/>
    <w:rsid w:val="006679A8"/>
    <w:rsid w:val="00667FC2"/>
    <w:rsid w:val="00670DEC"/>
    <w:rsid w:val="00676E0A"/>
    <w:rsid w:val="0067701B"/>
    <w:rsid w:val="00681D7A"/>
    <w:rsid w:val="0068211D"/>
    <w:rsid w:val="006822EA"/>
    <w:rsid w:val="006830B3"/>
    <w:rsid w:val="00684890"/>
    <w:rsid w:val="00690B31"/>
    <w:rsid w:val="00691134"/>
    <w:rsid w:val="00691E1A"/>
    <w:rsid w:val="00692217"/>
    <w:rsid w:val="00696F35"/>
    <w:rsid w:val="0069710F"/>
    <w:rsid w:val="006A22AE"/>
    <w:rsid w:val="006A42F1"/>
    <w:rsid w:val="006A431B"/>
    <w:rsid w:val="006A5238"/>
    <w:rsid w:val="006A531D"/>
    <w:rsid w:val="006A56FF"/>
    <w:rsid w:val="006B04C1"/>
    <w:rsid w:val="006B338E"/>
    <w:rsid w:val="006B3569"/>
    <w:rsid w:val="006B4600"/>
    <w:rsid w:val="006B4EE1"/>
    <w:rsid w:val="006B5C46"/>
    <w:rsid w:val="006C183B"/>
    <w:rsid w:val="006C1FA6"/>
    <w:rsid w:val="006C2EB6"/>
    <w:rsid w:val="006C4B68"/>
    <w:rsid w:val="006D2C30"/>
    <w:rsid w:val="006E5D4F"/>
    <w:rsid w:val="006E5D65"/>
    <w:rsid w:val="006E6B46"/>
    <w:rsid w:val="006E73D6"/>
    <w:rsid w:val="006F0203"/>
    <w:rsid w:val="006F446A"/>
    <w:rsid w:val="006F5237"/>
    <w:rsid w:val="006F6E93"/>
    <w:rsid w:val="00705C0F"/>
    <w:rsid w:val="00706388"/>
    <w:rsid w:val="00706836"/>
    <w:rsid w:val="0071096D"/>
    <w:rsid w:val="007110B1"/>
    <w:rsid w:val="007146A2"/>
    <w:rsid w:val="00715A64"/>
    <w:rsid w:val="00723350"/>
    <w:rsid w:val="0072691E"/>
    <w:rsid w:val="00726BBD"/>
    <w:rsid w:val="00730788"/>
    <w:rsid w:val="00730A5D"/>
    <w:rsid w:val="00730D28"/>
    <w:rsid w:val="007334F0"/>
    <w:rsid w:val="00733785"/>
    <w:rsid w:val="00742A20"/>
    <w:rsid w:val="007437C4"/>
    <w:rsid w:val="00743A71"/>
    <w:rsid w:val="00752DAE"/>
    <w:rsid w:val="00754532"/>
    <w:rsid w:val="00754BB9"/>
    <w:rsid w:val="007559D6"/>
    <w:rsid w:val="00755F3C"/>
    <w:rsid w:val="00761FF4"/>
    <w:rsid w:val="007621E9"/>
    <w:rsid w:val="00762C0E"/>
    <w:rsid w:val="0076351B"/>
    <w:rsid w:val="007646AB"/>
    <w:rsid w:val="0076544C"/>
    <w:rsid w:val="00770823"/>
    <w:rsid w:val="00770FFC"/>
    <w:rsid w:val="007731F7"/>
    <w:rsid w:val="00781519"/>
    <w:rsid w:val="00783759"/>
    <w:rsid w:val="0078568D"/>
    <w:rsid w:val="00786B25"/>
    <w:rsid w:val="007879D9"/>
    <w:rsid w:val="00792F49"/>
    <w:rsid w:val="0079725E"/>
    <w:rsid w:val="00797F8A"/>
    <w:rsid w:val="007A423E"/>
    <w:rsid w:val="007A4F81"/>
    <w:rsid w:val="007A5116"/>
    <w:rsid w:val="007A6315"/>
    <w:rsid w:val="007A7FF8"/>
    <w:rsid w:val="007B2B10"/>
    <w:rsid w:val="007B3067"/>
    <w:rsid w:val="007B3AFF"/>
    <w:rsid w:val="007B3F52"/>
    <w:rsid w:val="007B42C0"/>
    <w:rsid w:val="007B4C4C"/>
    <w:rsid w:val="007C0DF2"/>
    <w:rsid w:val="007C5057"/>
    <w:rsid w:val="007D1BCC"/>
    <w:rsid w:val="007D32DB"/>
    <w:rsid w:val="007D356C"/>
    <w:rsid w:val="007D6132"/>
    <w:rsid w:val="007D7D29"/>
    <w:rsid w:val="007E1168"/>
    <w:rsid w:val="007E4477"/>
    <w:rsid w:val="007E7564"/>
    <w:rsid w:val="007F0034"/>
    <w:rsid w:val="007F17E1"/>
    <w:rsid w:val="007F1AE9"/>
    <w:rsid w:val="007F1DFE"/>
    <w:rsid w:val="007F29EB"/>
    <w:rsid w:val="007F2D2D"/>
    <w:rsid w:val="00801047"/>
    <w:rsid w:val="00801233"/>
    <w:rsid w:val="0080220A"/>
    <w:rsid w:val="00803B5A"/>
    <w:rsid w:val="00804F06"/>
    <w:rsid w:val="008051F3"/>
    <w:rsid w:val="00805AB9"/>
    <w:rsid w:val="00811E4A"/>
    <w:rsid w:val="008144EA"/>
    <w:rsid w:val="00816ABE"/>
    <w:rsid w:val="00821D1C"/>
    <w:rsid w:val="00822B1F"/>
    <w:rsid w:val="00823018"/>
    <w:rsid w:val="00825A92"/>
    <w:rsid w:val="00836267"/>
    <w:rsid w:val="00837477"/>
    <w:rsid w:val="0084191A"/>
    <w:rsid w:val="00842663"/>
    <w:rsid w:val="0084294D"/>
    <w:rsid w:val="00843B3A"/>
    <w:rsid w:val="00850F5A"/>
    <w:rsid w:val="00852028"/>
    <w:rsid w:val="00852FFD"/>
    <w:rsid w:val="00853581"/>
    <w:rsid w:val="008540CE"/>
    <w:rsid w:val="008542B7"/>
    <w:rsid w:val="0085667F"/>
    <w:rsid w:val="00857310"/>
    <w:rsid w:val="00863203"/>
    <w:rsid w:val="0086385B"/>
    <w:rsid w:val="00863C3C"/>
    <w:rsid w:val="0086478B"/>
    <w:rsid w:val="00866ED2"/>
    <w:rsid w:val="0086733A"/>
    <w:rsid w:val="00871069"/>
    <w:rsid w:val="008722AF"/>
    <w:rsid w:val="008726FF"/>
    <w:rsid w:val="00872856"/>
    <w:rsid w:val="00873AD2"/>
    <w:rsid w:val="008750B0"/>
    <w:rsid w:val="00882934"/>
    <w:rsid w:val="00883F6E"/>
    <w:rsid w:val="00886AE8"/>
    <w:rsid w:val="008A0601"/>
    <w:rsid w:val="008A15EE"/>
    <w:rsid w:val="008A402E"/>
    <w:rsid w:val="008A6FEC"/>
    <w:rsid w:val="008A74B7"/>
    <w:rsid w:val="008B4D6F"/>
    <w:rsid w:val="008B68D8"/>
    <w:rsid w:val="008B6CAE"/>
    <w:rsid w:val="008C064C"/>
    <w:rsid w:val="008C0E38"/>
    <w:rsid w:val="008C171C"/>
    <w:rsid w:val="008C7179"/>
    <w:rsid w:val="008D2BF2"/>
    <w:rsid w:val="008D337E"/>
    <w:rsid w:val="008D37D7"/>
    <w:rsid w:val="008D39DE"/>
    <w:rsid w:val="008D6EB8"/>
    <w:rsid w:val="008E1B91"/>
    <w:rsid w:val="008E2F03"/>
    <w:rsid w:val="008E3465"/>
    <w:rsid w:val="008E59C7"/>
    <w:rsid w:val="008E5CD3"/>
    <w:rsid w:val="008E7FD3"/>
    <w:rsid w:val="008F5A34"/>
    <w:rsid w:val="00900370"/>
    <w:rsid w:val="00901410"/>
    <w:rsid w:val="00903D90"/>
    <w:rsid w:val="00904C04"/>
    <w:rsid w:val="009075C0"/>
    <w:rsid w:val="009078AD"/>
    <w:rsid w:val="009106C8"/>
    <w:rsid w:val="009124D3"/>
    <w:rsid w:val="00912FB0"/>
    <w:rsid w:val="00920138"/>
    <w:rsid w:val="00921650"/>
    <w:rsid w:val="0092172D"/>
    <w:rsid w:val="00922AAB"/>
    <w:rsid w:val="0092347A"/>
    <w:rsid w:val="00924186"/>
    <w:rsid w:val="009251C7"/>
    <w:rsid w:val="00927A57"/>
    <w:rsid w:val="00931001"/>
    <w:rsid w:val="00932E1E"/>
    <w:rsid w:val="009331E5"/>
    <w:rsid w:val="00933332"/>
    <w:rsid w:val="00933657"/>
    <w:rsid w:val="00942314"/>
    <w:rsid w:val="00943583"/>
    <w:rsid w:val="00943623"/>
    <w:rsid w:val="00946854"/>
    <w:rsid w:val="00947179"/>
    <w:rsid w:val="00947580"/>
    <w:rsid w:val="00947C3A"/>
    <w:rsid w:val="009524E2"/>
    <w:rsid w:val="00955327"/>
    <w:rsid w:val="00955A65"/>
    <w:rsid w:val="00957B09"/>
    <w:rsid w:val="00964B4B"/>
    <w:rsid w:val="00967F9C"/>
    <w:rsid w:val="00971722"/>
    <w:rsid w:val="0097337A"/>
    <w:rsid w:val="00973602"/>
    <w:rsid w:val="00974C83"/>
    <w:rsid w:val="009769DE"/>
    <w:rsid w:val="00977AE5"/>
    <w:rsid w:val="009808C6"/>
    <w:rsid w:val="0098477C"/>
    <w:rsid w:val="009862C4"/>
    <w:rsid w:val="00994267"/>
    <w:rsid w:val="009967C9"/>
    <w:rsid w:val="00997EFF"/>
    <w:rsid w:val="009A0601"/>
    <w:rsid w:val="009A2353"/>
    <w:rsid w:val="009A46F9"/>
    <w:rsid w:val="009A47C1"/>
    <w:rsid w:val="009B0950"/>
    <w:rsid w:val="009B1655"/>
    <w:rsid w:val="009B319D"/>
    <w:rsid w:val="009B4F1E"/>
    <w:rsid w:val="009B5556"/>
    <w:rsid w:val="009B6A7B"/>
    <w:rsid w:val="009B78FC"/>
    <w:rsid w:val="009C0966"/>
    <w:rsid w:val="009C4ACB"/>
    <w:rsid w:val="009C53AA"/>
    <w:rsid w:val="009C5488"/>
    <w:rsid w:val="009C65E1"/>
    <w:rsid w:val="009C695A"/>
    <w:rsid w:val="009C7FE5"/>
    <w:rsid w:val="009D0723"/>
    <w:rsid w:val="009D0E34"/>
    <w:rsid w:val="009D41C5"/>
    <w:rsid w:val="009D4393"/>
    <w:rsid w:val="009D5060"/>
    <w:rsid w:val="009D519B"/>
    <w:rsid w:val="009E2858"/>
    <w:rsid w:val="009E3366"/>
    <w:rsid w:val="009E5735"/>
    <w:rsid w:val="009E76BB"/>
    <w:rsid w:val="009F435A"/>
    <w:rsid w:val="009F5244"/>
    <w:rsid w:val="009F6EA3"/>
    <w:rsid w:val="009F7726"/>
    <w:rsid w:val="009F7F96"/>
    <w:rsid w:val="00A00CD4"/>
    <w:rsid w:val="00A0273D"/>
    <w:rsid w:val="00A02C0A"/>
    <w:rsid w:val="00A02EDB"/>
    <w:rsid w:val="00A02F61"/>
    <w:rsid w:val="00A04CFE"/>
    <w:rsid w:val="00A04DE2"/>
    <w:rsid w:val="00A06D71"/>
    <w:rsid w:val="00A073A7"/>
    <w:rsid w:val="00A079B9"/>
    <w:rsid w:val="00A109EE"/>
    <w:rsid w:val="00A142CF"/>
    <w:rsid w:val="00A16978"/>
    <w:rsid w:val="00A216A1"/>
    <w:rsid w:val="00A219E7"/>
    <w:rsid w:val="00A21B62"/>
    <w:rsid w:val="00A22DDE"/>
    <w:rsid w:val="00A2311D"/>
    <w:rsid w:val="00A238F5"/>
    <w:rsid w:val="00A2671D"/>
    <w:rsid w:val="00A26D7B"/>
    <w:rsid w:val="00A3300E"/>
    <w:rsid w:val="00A3377F"/>
    <w:rsid w:val="00A339B8"/>
    <w:rsid w:val="00A345C3"/>
    <w:rsid w:val="00A347E3"/>
    <w:rsid w:val="00A35E94"/>
    <w:rsid w:val="00A36F1C"/>
    <w:rsid w:val="00A45CF8"/>
    <w:rsid w:val="00A50262"/>
    <w:rsid w:val="00A530D0"/>
    <w:rsid w:val="00A53876"/>
    <w:rsid w:val="00A54C0A"/>
    <w:rsid w:val="00A54DDA"/>
    <w:rsid w:val="00A54EAF"/>
    <w:rsid w:val="00A553F1"/>
    <w:rsid w:val="00A56DAA"/>
    <w:rsid w:val="00A61B86"/>
    <w:rsid w:val="00A6226A"/>
    <w:rsid w:val="00A66D7B"/>
    <w:rsid w:val="00A679C4"/>
    <w:rsid w:val="00A704B5"/>
    <w:rsid w:val="00A74673"/>
    <w:rsid w:val="00A74B63"/>
    <w:rsid w:val="00A77B0A"/>
    <w:rsid w:val="00A77E88"/>
    <w:rsid w:val="00A80C58"/>
    <w:rsid w:val="00A84D05"/>
    <w:rsid w:val="00A8605E"/>
    <w:rsid w:val="00A871C2"/>
    <w:rsid w:val="00A90AA3"/>
    <w:rsid w:val="00A918D9"/>
    <w:rsid w:val="00A9192E"/>
    <w:rsid w:val="00A9251B"/>
    <w:rsid w:val="00A932F4"/>
    <w:rsid w:val="00A93BFC"/>
    <w:rsid w:val="00A9539D"/>
    <w:rsid w:val="00A97031"/>
    <w:rsid w:val="00AB27D6"/>
    <w:rsid w:val="00AB30F7"/>
    <w:rsid w:val="00AB322B"/>
    <w:rsid w:val="00AB3514"/>
    <w:rsid w:val="00AB3B21"/>
    <w:rsid w:val="00AB4555"/>
    <w:rsid w:val="00AB486F"/>
    <w:rsid w:val="00AB6529"/>
    <w:rsid w:val="00AC06BC"/>
    <w:rsid w:val="00AC07E7"/>
    <w:rsid w:val="00AC0847"/>
    <w:rsid w:val="00AC4E49"/>
    <w:rsid w:val="00AC65FC"/>
    <w:rsid w:val="00AC72E4"/>
    <w:rsid w:val="00AD548B"/>
    <w:rsid w:val="00AE0434"/>
    <w:rsid w:val="00AE0E44"/>
    <w:rsid w:val="00AE10DC"/>
    <w:rsid w:val="00AE5804"/>
    <w:rsid w:val="00AE5856"/>
    <w:rsid w:val="00AE5982"/>
    <w:rsid w:val="00AE6399"/>
    <w:rsid w:val="00AE6687"/>
    <w:rsid w:val="00AE7255"/>
    <w:rsid w:val="00AE7598"/>
    <w:rsid w:val="00AF1491"/>
    <w:rsid w:val="00AF292C"/>
    <w:rsid w:val="00AF2BB9"/>
    <w:rsid w:val="00AF2F7F"/>
    <w:rsid w:val="00AF3F06"/>
    <w:rsid w:val="00AF46BC"/>
    <w:rsid w:val="00AF4EE2"/>
    <w:rsid w:val="00AF7103"/>
    <w:rsid w:val="00B039AF"/>
    <w:rsid w:val="00B03C28"/>
    <w:rsid w:val="00B0681D"/>
    <w:rsid w:val="00B07870"/>
    <w:rsid w:val="00B1140D"/>
    <w:rsid w:val="00B13B19"/>
    <w:rsid w:val="00B14142"/>
    <w:rsid w:val="00B143A6"/>
    <w:rsid w:val="00B1766E"/>
    <w:rsid w:val="00B17C21"/>
    <w:rsid w:val="00B2161C"/>
    <w:rsid w:val="00B22150"/>
    <w:rsid w:val="00B22FC3"/>
    <w:rsid w:val="00B231EF"/>
    <w:rsid w:val="00B24430"/>
    <w:rsid w:val="00B25FA5"/>
    <w:rsid w:val="00B32255"/>
    <w:rsid w:val="00B33153"/>
    <w:rsid w:val="00B336A8"/>
    <w:rsid w:val="00B368F9"/>
    <w:rsid w:val="00B36C9B"/>
    <w:rsid w:val="00B37882"/>
    <w:rsid w:val="00B41346"/>
    <w:rsid w:val="00B419AB"/>
    <w:rsid w:val="00B44732"/>
    <w:rsid w:val="00B44871"/>
    <w:rsid w:val="00B44E5F"/>
    <w:rsid w:val="00B47A6C"/>
    <w:rsid w:val="00B500D1"/>
    <w:rsid w:val="00B50945"/>
    <w:rsid w:val="00B533BF"/>
    <w:rsid w:val="00B558ED"/>
    <w:rsid w:val="00B558F6"/>
    <w:rsid w:val="00B577A9"/>
    <w:rsid w:val="00B60457"/>
    <w:rsid w:val="00B6277C"/>
    <w:rsid w:val="00B62DEC"/>
    <w:rsid w:val="00B678A7"/>
    <w:rsid w:val="00B726F4"/>
    <w:rsid w:val="00B74132"/>
    <w:rsid w:val="00B74693"/>
    <w:rsid w:val="00B767BD"/>
    <w:rsid w:val="00B76C99"/>
    <w:rsid w:val="00B81341"/>
    <w:rsid w:val="00B827CA"/>
    <w:rsid w:val="00B85788"/>
    <w:rsid w:val="00B85F20"/>
    <w:rsid w:val="00B87746"/>
    <w:rsid w:val="00B9398F"/>
    <w:rsid w:val="00B95C2D"/>
    <w:rsid w:val="00B970FF"/>
    <w:rsid w:val="00BA01A9"/>
    <w:rsid w:val="00BA12BD"/>
    <w:rsid w:val="00BA356A"/>
    <w:rsid w:val="00BB0855"/>
    <w:rsid w:val="00BB099E"/>
    <w:rsid w:val="00BB0A1D"/>
    <w:rsid w:val="00BB1A66"/>
    <w:rsid w:val="00BB2789"/>
    <w:rsid w:val="00BB2B96"/>
    <w:rsid w:val="00BB2D7B"/>
    <w:rsid w:val="00BB4E86"/>
    <w:rsid w:val="00BB70A4"/>
    <w:rsid w:val="00BC0310"/>
    <w:rsid w:val="00BC04D6"/>
    <w:rsid w:val="00BC2A0F"/>
    <w:rsid w:val="00BC2B59"/>
    <w:rsid w:val="00BC7D49"/>
    <w:rsid w:val="00BC7D51"/>
    <w:rsid w:val="00BD07A9"/>
    <w:rsid w:val="00BD43BE"/>
    <w:rsid w:val="00BD688D"/>
    <w:rsid w:val="00BE0389"/>
    <w:rsid w:val="00BE6FFC"/>
    <w:rsid w:val="00BE76AA"/>
    <w:rsid w:val="00BE7D97"/>
    <w:rsid w:val="00BF4545"/>
    <w:rsid w:val="00BF5778"/>
    <w:rsid w:val="00BF5CB8"/>
    <w:rsid w:val="00BF662B"/>
    <w:rsid w:val="00C00950"/>
    <w:rsid w:val="00C01764"/>
    <w:rsid w:val="00C05FB8"/>
    <w:rsid w:val="00C06C05"/>
    <w:rsid w:val="00C104FB"/>
    <w:rsid w:val="00C124D9"/>
    <w:rsid w:val="00C12523"/>
    <w:rsid w:val="00C167BA"/>
    <w:rsid w:val="00C209FF"/>
    <w:rsid w:val="00C20D88"/>
    <w:rsid w:val="00C21AC2"/>
    <w:rsid w:val="00C21CAF"/>
    <w:rsid w:val="00C21FB2"/>
    <w:rsid w:val="00C22358"/>
    <w:rsid w:val="00C23631"/>
    <w:rsid w:val="00C26181"/>
    <w:rsid w:val="00C2692D"/>
    <w:rsid w:val="00C30BF0"/>
    <w:rsid w:val="00C31ECD"/>
    <w:rsid w:val="00C352CD"/>
    <w:rsid w:val="00C377B6"/>
    <w:rsid w:val="00C425E7"/>
    <w:rsid w:val="00C42B2B"/>
    <w:rsid w:val="00C473BD"/>
    <w:rsid w:val="00C5058C"/>
    <w:rsid w:val="00C52D2E"/>
    <w:rsid w:val="00C53DD2"/>
    <w:rsid w:val="00C54063"/>
    <w:rsid w:val="00C5425B"/>
    <w:rsid w:val="00C54D88"/>
    <w:rsid w:val="00C551D4"/>
    <w:rsid w:val="00C55705"/>
    <w:rsid w:val="00C60020"/>
    <w:rsid w:val="00C60F1B"/>
    <w:rsid w:val="00C615B5"/>
    <w:rsid w:val="00C61F04"/>
    <w:rsid w:val="00C62E5B"/>
    <w:rsid w:val="00C658AC"/>
    <w:rsid w:val="00C65DBB"/>
    <w:rsid w:val="00C741C7"/>
    <w:rsid w:val="00C7476B"/>
    <w:rsid w:val="00C7483A"/>
    <w:rsid w:val="00C75660"/>
    <w:rsid w:val="00C82C95"/>
    <w:rsid w:val="00C83263"/>
    <w:rsid w:val="00C84E8D"/>
    <w:rsid w:val="00C8512B"/>
    <w:rsid w:val="00C87BF7"/>
    <w:rsid w:val="00C90A60"/>
    <w:rsid w:val="00C91419"/>
    <w:rsid w:val="00C96334"/>
    <w:rsid w:val="00CA1B96"/>
    <w:rsid w:val="00CA3E66"/>
    <w:rsid w:val="00CA409A"/>
    <w:rsid w:val="00CA5097"/>
    <w:rsid w:val="00CA60EA"/>
    <w:rsid w:val="00CB4FAB"/>
    <w:rsid w:val="00CB5D65"/>
    <w:rsid w:val="00CC14DE"/>
    <w:rsid w:val="00CC218C"/>
    <w:rsid w:val="00CC2485"/>
    <w:rsid w:val="00CC487F"/>
    <w:rsid w:val="00CC567E"/>
    <w:rsid w:val="00CC6641"/>
    <w:rsid w:val="00CC6A86"/>
    <w:rsid w:val="00CC762F"/>
    <w:rsid w:val="00CC7A8E"/>
    <w:rsid w:val="00CD12A1"/>
    <w:rsid w:val="00CE0089"/>
    <w:rsid w:val="00CE0AB7"/>
    <w:rsid w:val="00CE144D"/>
    <w:rsid w:val="00CE14BB"/>
    <w:rsid w:val="00CE201E"/>
    <w:rsid w:val="00CE238E"/>
    <w:rsid w:val="00CE3CB3"/>
    <w:rsid w:val="00CE40D3"/>
    <w:rsid w:val="00CE40E4"/>
    <w:rsid w:val="00CE540C"/>
    <w:rsid w:val="00CF15DA"/>
    <w:rsid w:val="00CF1FC7"/>
    <w:rsid w:val="00CF2609"/>
    <w:rsid w:val="00CF5515"/>
    <w:rsid w:val="00CF6050"/>
    <w:rsid w:val="00CF6573"/>
    <w:rsid w:val="00D00F7B"/>
    <w:rsid w:val="00D01013"/>
    <w:rsid w:val="00D04A0E"/>
    <w:rsid w:val="00D05D73"/>
    <w:rsid w:val="00D06C1C"/>
    <w:rsid w:val="00D11D58"/>
    <w:rsid w:val="00D11F06"/>
    <w:rsid w:val="00D12052"/>
    <w:rsid w:val="00D156DD"/>
    <w:rsid w:val="00D160BE"/>
    <w:rsid w:val="00D1675F"/>
    <w:rsid w:val="00D205B4"/>
    <w:rsid w:val="00D27F5D"/>
    <w:rsid w:val="00D30961"/>
    <w:rsid w:val="00D3227D"/>
    <w:rsid w:val="00D3294E"/>
    <w:rsid w:val="00D32D5D"/>
    <w:rsid w:val="00D33FB4"/>
    <w:rsid w:val="00D356F0"/>
    <w:rsid w:val="00D35B3A"/>
    <w:rsid w:val="00D35B53"/>
    <w:rsid w:val="00D372EE"/>
    <w:rsid w:val="00D37D78"/>
    <w:rsid w:val="00D42A3A"/>
    <w:rsid w:val="00D436A5"/>
    <w:rsid w:val="00D44969"/>
    <w:rsid w:val="00D4532A"/>
    <w:rsid w:val="00D460F9"/>
    <w:rsid w:val="00D465B5"/>
    <w:rsid w:val="00D47C67"/>
    <w:rsid w:val="00D51D41"/>
    <w:rsid w:val="00D52A4B"/>
    <w:rsid w:val="00D52AD2"/>
    <w:rsid w:val="00D54F42"/>
    <w:rsid w:val="00D56782"/>
    <w:rsid w:val="00D56948"/>
    <w:rsid w:val="00D62EED"/>
    <w:rsid w:val="00D6461A"/>
    <w:rsid w:val="00D64BAC"/>
    <w:rsid w:val="00D64CEA"/>
    <w:rsid w:val="00D66597"/>
    <w:rsid w:val="00D669C3"/>
    <w:rsid w:val="00D67899"/>
    <w:rsid w:val="00D73719"/>
    <w:rsid w:val="00D7551F"/>
    <w:rsid w:val="00D8167C"/>
    <w:rsid w:val="00D81988"/>
    <w:rsid w:val="00D821FC"/>
    <w:rsid w:val="00D822A9"/>
    <w:rsid w:val="00D9267D"/>
    <w:rsid w:val="00D932F9"/>
    <w:rsid w:val="00D9755B"/>
    <w:rsid w:val="00DA0677"/>
    <w:rsid w:val="00DA1E69"/>
    <w:rsid w:val="00DA2C16"/>
    <w:rsid w:val="00DA2D68"/>
    <w:rsid w:val="00DA3F84"/>
    <w:rsid w:val="00DA40F6"/>
    <w:rsid w:val="00DA5E37"/>
    <w:rsid w:val="00DA7DBF"/>
    <w:rsid w:val="00DB080E"/>
    <w:rsid w:val="00DB4B93"/>
    <w:rsid w:val="00DB7691"/>
    <w:rsid w:val="00DC0577"/>
    <w:rsid w:val="00DC465A"/>
    <w:rsid w:val="00DC4F3F"/>
    <w:rsid w:val="00DC6CE7"/>
    <w:rsid w:val="00DC7243"/>
    <w:rsid w:val="00DD2200"/>
    <w:rsid w:val="00DD2483"/>
    <w:rsid w:val="00DD2C29"/>
    <w:rsid w:val="00DD3550"/>
    <w:rsid w:val="00DD3D6D"/>
    <w:rsid w:val="00DD5F83"/>
    <w:rsid w:val="00DE1026"/>
    <w:rsid w:val="00DE4ADF"/>
    <w:rsid w:val="00DE7648"/>
    <w:rsid w:val="00DE7C88"/>
    <w:rsid w:val="00DF4B3D"/>
    <w:rsid w:val="00DF602F"/>
    <w:rsid w:val="00E00E75"/>
    <w:rsid w:val="00E03C13"/>
    <w:rsid w:val="00E07834"/>
    <w:rsid w:val="00E07AE3"/>
    <w:rsid w:val="00E10B0F"/>
    <w:rsid w:val="00E11200"/>
    <w:rsid w:val="00E121C7"/>
    <w:rsid w:val="00E163FC"/>
    <w:rsid w:val="00E16953"/>
    <w:rsid w:val="00E20336"/>
    <w:rsid w:val="00E2089F"/>
    <w:rsid w:val="00E20E06"/>
    <w:rsid w:val="00E21259"/>
    <w:rsid w:val="00E22C61"/>
    <w:rsid w:val="00E25431"/>
    <w:rsid w:val="00E255C0"/>
    <w:rsid w:val="00E32039"/>
    <w:rsid w:val="00E33EEF"/>
    <w:rsid w:val="00E35198"/>
    <w:rsid w:val="00E35D7C"/>
    <w:rsid w:val="00E362DA"/>
    <w:rsid w:val="00E40B20"/>
    <w:rsid w:val="00E44682"/>
    <w:rsid w:val="00E450D8"/>
    <w:rsid w:val="00E46DCB"/>
    <w:rsid w:val="00E5251D"/>
    <w:rsid w:val="00E52779"/>
    <w:rsid w:val="00E53142"/>
    <w:rsid w:val="00E55566"/>
    <w:rsid w:val="00E6153B"/>
    <w:rsid w:val="00E6172A"/>
    <w:rsid w:val="00E64A41"/>
    <w:rsid w:val="00E65D85"/>
    <w:rsid w:val="00E66209"/>
    <w:rsid w:val="00E70AC9"/>
    <w:rsid w:val="00E73BB2"/>
    <w:rsid w:val="00E744E4"/>
    <w:rsid w:val="00E751EE"/>
    <w:rsid w:val="00E77DF8"/>
    <w:rsid w:val="00E77F47"/>
    <w:rsid w:val="00E854CD"/>
    <w:rsid w:val="00E87F40"/>
    <w:rsid w:val="00E90F28"/>
    <w:rsid w:val="00E9108C"/>
    <w:rsid w:val="00E94595"/>
    <w:rsid w:val="00E96D11"/>
    <w:rsid w:val="00EA1DB2"/>
    <w:rsid w:val="00EA6B44"/>
    <w:rsid w:val="00EA7B0D"/>
    <w:rsid w:val="00EB0CFF"/>
    <w:rsid w:val="00EB2419"/>
    <w:rsid w:val="00EB5515"/>
    <w:rsid w:val="00EB5D59"/>
    <w:rsid w:val="00EB70E6"/>
    <w:rsid w:val="00EC5375"/>
    <w:rsid w:val="00EC5FB6"/>
    <w:rsid w:val="00EC6498"/>
    <w:rsid w:val="00ED2F46"/>
    <w:rsid w:val="00ED3B77"/>
    <w:rsid w:val="00ED50C4"/>
    <w:rsid w:val="00EE0978"/>
    <w:rsid w:val="00EE1BA4"/>
    <w:rsid w:val="00EE272A"/>
    <w:rsid w:val="00EE31ED"/>
    <w:rsid w:val="00EE3FBD"/>
    <w:rsid w:val="00EE4C97"/>
    <w:rsid w:val="00EE7C2C"/>
    <w:rsid w:val="00EF10ED"/>
    <w:rsid w:val="00EF1408"/>
    <w:rsid w:val="00EF7168"/>
    <w:rsid w:val="00F010F8"/>
    <w:rsid w:val="00F02434"/>
    <w:rsid w:val="00F03454"/>
    <w:rsid w:val="00F060C4"/>
    <w:rsid w:val="00F11995"/>
    <w:rsid w:val="00F14478"/>
    <w:rsid w:val="00F1469F"/>
    <w:rsid w:val="00F155E8"/>
    <w:rsid w:val="00F16494"/>
    <w:rsid w:val="00F16822"/>
    <w:rsid w:val="00F17A2E"/>
    <w:rsid w:val="00F22515"/>
    <w:rsid w:val="00F23B50"/>
    <w:rsid w:val="00F2481F"/>
    <w:rsid w:val="00F262A7"/>
    <w:rsid w:val="00F2730A"/>
    <w:rsid w:val="00F31538"/>
    <w:rsid w:val="00F31F7D"/>
    <w:rsid w:val="00F323EC"/>
    <w:rsid w:val="00F3257E"/>
    <w:rsid w:val="00F341B9"/>
    <w:rsid w:val="00F3481E"/>
    <w:rsid w:val="00F3623E"/>
    <w:rsid w:val="00F42DA4"/>
    <w:rsid w:val="00F46513"/>
    <w:rsid w:val="00F46674"/>
    <w:rsid w:val="00F47576"/>
    <w:rsid w:val="00F47F4A"/>
    <w:rsid w:val="00F53325"/>
    <w:rsid w:val="00F63A52"/>
    <w:rsid w:val="00F67C9B"/>
    <w:rsid w:val="00F70EEA"/>
    <w:rsid w:val="00F7165D"/>
    <w:rsid w:val="00F7285F"/>
    <w:rsid w:val="00F73241"/>
    <w:rsid w:val="00F7702B"/>
    <w:rsid w:val="00F7738C"/>
    <w:rsid w:val="00F77453"/>
    <w:rsid w:val="00F77FBE"/>
    <w:rsid w:val="00F863A6"/>
    <w:rsid w:val="00F86576"/>
    <w:rsid w:val="00F90174"/>
    <w:rsid w:val="00F904D7"/>
    <w:rsid w:val="00F90B02"/>
    <w:rsid w:val="00F91A69"/>
    <w:rsid w:val="00F91B32"/>
    <w:rsid w:val="00F95261"/>
    <w:rsid w:val="00F956D8"/>
    <w:rsid w:val="00F95A11"/>
    <w:rsid w:val="00F95F2E"/>
    <w:rsid w:val="00F97F69"/>
    <w:rsid w:val="00FA103C"/>
    <w:rsid w:val="00FA3D7C"/>
    <w:rsid w:val="00FA4B43"/>
    <w:rsid w:val="00FB37DF"/>
    <w:rsid w:val="00FB3F1E"/>
    <w:rsid w:val="00FB6063"/>
    <w:rsid w:val="00FB637C"/>
    <w:rsid w:val="00FB7486"/>
    <w:rsid w:val="00FC18AB"/>
    <w:rsid w:val="00FC1B2C"/>
    <w:rsid w:val="00FC2E67"/>
    <w:rsid w:val="00FD516C"/>
    <w:rsid w:val="00FD6A77"/>
    <w:rsid w:val="00FD7431"/>
    <w:rsid w:val="00FE4017"/>
    <w:rsid w:val="00FE46F7"/>
    <w:rsid w:val="00FE5540"/>
    <w:rsid w:val="00FF2FE9"/>
    <w:rsid w:val="00FF5AF2"/>
    <w:rsid w:val="00FF5FD0"/>
    <w:rsid w:val="00FF73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8881D9"/>
  <w15:docId w15:val="{ABA48FAF-B9F6-4B92-83F8-9057089DF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5F03"/>
    <w:pPr>
      <w:jc w:val="both"/>
    </w:pPr>
    <w:rPr>
      <w:rFonts w:ascii="Calibri" w:hAnsi="Calibri"/>
      <w:sz w:val="22"/>
      <w:szCs w:val="22"/>
    </w:rPr>
  </w:style>
  <w:style w:type="paragraph" w:styleId="1">
    <w:name w:val="heading 1"/>
    <w:basedOn w:val="a"/>
    <w:next w:val="a"/>
    <w:link w:val="10"/>
    <w:uiPriority w:val="9"/>
    <w:qFormat/>
    <w:rsid w:val="00C658AC"/>
    <w:pPr>
      <w:keepNext/>
      <w:spacing w:before="240" w:after="60"/>
      <w:outlineLvl w:val="0"/>
    </w:pPr>
    <w:rPr>
      <w:rFonts w:ascii="Arial" w:hAnsi="Arial" w:cs="Arial"/>
      <w:b/>
      <w:bCs/>
      <w:kern w:val="32"/>
      <w:sz w:val="32"/>
      <w:szCs w:val="32"/>
    </w:rPr>
  </w:style>
  <w:style w:type="paragraph" w:styleId="2">
    <w:name w:val="heading 2"/>
    <w:basedOn w:val="a"/>
    <w:next w:val="a"/>
    <w:qFormat/>
    <w:rsid w:val="007F1AE9"/>
    <w:pPr>
      <w:keepNext/>
      <w:spacing w:before="240" w:after="60"/>
      <w:outlineLvl w:val="1"/>
    </w:pPr>
    <w:rPr>
      <w:rFonts w:ascii="Arial" w:hAnsi="Arial" w:cs="Arial"/>
      <w:b/>
      <w:bCs/>
      <w:i/>
      <w:iCs/>
      <w:sz w:val="28"/>
      <w:szCs w:val="28"/>
    </w:rPr>
  </w:style>
  <w:style w:type="paragraph" w:styleId="3">
    <w:name w:val="heading 3"/>
    <w:basedOn w:val="a"/>
    <w:next w:val="a"/>
    <w:link w:val="30"/>
    <w:qFormat/>
    <w:rsid w:val="00C658AC"/>
    <w:pPr>
      <w:keepNext/>
      <w:spacing w:before="240" w:after="60"/>
      <w:outlineLvl w:val="2"/>
    </w:pPr>
    <w:rPr>
      <w:rFonts w:ascii="Arial" w:hAnsi="Arial" w:cs="Arial"/>
      <w:b/>
      <w:bCs/>
      <w:sz w:val="26"/>
      <w:szCs w:val="26"/>
    </w:rPr>
  </w:style>
  <w:style w:type="paragraph" w:styleId="4">
    <w:name w:val="heading 4"/>
    <w:basedOn w:val="a"/>
    <w:next w:val="a"/>
    <w:link w:val="40"/>
    <w:unhideWhenUsed/>
    <w:qFormat/>
    <w:rsid w:val="00D00F7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C658AC"/>
    <w:rPr>
      <w:sz w:val="16"/>
      <w:szCs w:val="16"/>
    </w:rPr>
  </w:style>
  <w:style w:type="paragraph" w:styleId="a4">
    <w:name w:val="annotation text"/>
    <w:basedOn w:val="a"/>
    <w:link w:val="a5"/>
    <w:rsid w:val="00C658AC"/>
    <w:rPr>
      <w:sz w:val="20"/>
      <w:szCs w:val="20"/>
    </w:rPr>
  </w:style>
  <w:style w:type="character" w:customStyle="1" w:styleId="a5">
    <w:name w:val="批注文字 字符"/>
    <w:link w:val="a4"/>
    <w:rsid w:val="00C658AC"/>
    <w:rPr>
      <w:lang w:val="en-GB" w:eastAsia="en-GB" w:bidi="ar-SA"/>
    </w:rPr>
  </w:style>
  <w:style w:type="paragraph" w:styleId="a6">
    <w:name w:val="Balloon Text"/>
    <w:basedOn w:val="a"/>
    <w:semiHidden/>
    <w:rsid w:val="00C658AC"/>
    <w:rPr>
      <w:rFonts w:ascii="Tahoma" w:hAnsi="Tahoma" w:cs="Tahoma"/>
      <w:sz w:val="16"/>
      <w:szCs w:val="16"/>
    </w:rPr>
  </w:style>
  <w:style w:type="character" w:styleId="a7">
    <w:name w:val="Hyperlink"/>
    <w:rsid w:val="00CB5D65"/>
    <w:rPr>
      <w:color w:val="0000FF"/>
      <w:u w:val="single"/>
    </w:rPr>
  </w:style>
  <w:style w:type="paragraph" w:styleId="a8">
    <w:name w:val="Normal (Web)"/>
    <w:basedOn w:val="a"/>
    <w:uiPriority w:val="99"/>
    <w:rsid w:val="007F1AE9"/>
    <w:pPr>
      <w:spacing w:before="100" w:beforeAutospacing="1" w:after="100" w:afterAutospacing="1"/>
    </w:pPr>
  </w:style>
  <w:style w:type="character" w:styleId="a9">
    <w:name w:val="Strong"/>
    <w:qFormat/>
    <w:rsid w:val="009C53AA"/>
    <w:rPr>
      <w:b/>
      <w:bCs/>
    </w:rPr>
  </w:style>
  <w:style w:type="character" w:customStyle="1" w:styleId="journal-title">
    <w:name w:val="journal-title"/>
    <w:rsid w:val="00FC18AB"/>
  </w:style>
  <w:style w:type="paragraph" w:styleId="aa">
    <w:name w:val="annotation subject"/>
    <w:basedOn w:val="a4"/>
    <w:next w:val="a4"/>
    <w:link w:val="ab"/>
    <w:rsid w:val="007879D9"/>
    <w:rPr>
      <w:b/>
      <w:bCs/>
    </w:rPr>
  </w:style>
  <w:style w:type="character" w:customStyle="1" w:styleId="ab">
    <w:name w:val="批注主题 字符"/>
    <w:link w:val="aa"/>
    <w:rsid w:val="007879D9"/>
    <w:rPr>
      <w:rFonts w:ascii="Calibri" w:hAnsi="Calibri"/>
      <w:b/>
      <w:bCs/>
      <w:lang w:val="en-GB" w:eastAsia="en-GB" w:bidi="ar-SA"/>
    </w:rPr>
  </w:style>
  <w:style w:type="paragraph" w:customStyle="1" w:styleId="ColorfulList-Accent11">
    <w:name w:val="Colorful List - Accent 11"/>
    <w:basedOn w:val="a"/>
    <w:uiPriority w:val="34"/>
    <w:qFormat/>
    <w:rsid w:val="00742A20"/>
    <w:pPr>
      <w:ind w:left="720"/>
      <w:contextualSpacing/>
    </w:pPr>
  </w:style>
  <w:style w:type="character" w:customStyle="1" w:styleId="fn">
    <w:name w:val="fn"/>
    <w:basedOn w:val="a0"/>
    <w:rsid w:val="00742A20"/>
  </w:style>
  <w:style w:type="character" w:customStyle="1" w:styleId="year">
    <w:name w:val="year"/>
    <w:basedOn w:val="a0"/>
    <w:rsid w:val="00742A20"/>
  </w:style>
  <w:style w:type="character" w:styleId="ac">
    <w:name w:val="FollowedHyperlink"/>
    <w:rsid w:val="00396F60"/>
    <w:rPr>
      <w:color w:val="800080"/>
      <w:u w:val="single"/>
    </w:rPr>
  </w:style>
  <w:style w:type="paragraph" w:styleId="ad">
    <w:name w:val="header"/>
    <w:basedOn w:val="a"/>
    <w:link w:val="ae"/>
    <w:rsid w:val="007D356C"/>
    <w:pPr>
      <w:tabs>
        <w:tab w:val="center" w:pos="4513"/>
        <w:tab w:val="right" w:pos="9026"/>
      </w:tabs>
    </w:pPr>
  </w:style>
  <w:style w:type="character" w:customStyle="1" w:styleId="ae">
    <w:name w:val="页眉 字符"/>
    <w:basedOn w:val="a0"/>
    <w:link w:val="ad"/>
    <w:rsid w:val="007D356C"/>
    <w:rPr>
      <w:rFonts w:ascii="Calibri" w:hAnsi="Calibri"/>
      <w:sz w:val="22"/>
      <w:szCs w:val="22"/>
    </w:rPr>
  </w:style>
  <w:style w:type="paragraph" w:styleId="af">
    <w:name w:val="footer"/>
    <w:basedOn w:val="a"/>
    <w:link w:val="af0"/>
    <w:uiPriority w:val="99"/>
    <w:rsid w:val="007D356C"/>
    <w:pPr>
      <w:tabs>
        <w:tab w:val="center" w:pos="4513"/>
        <w:tab w:val="right" w:pos="9026"/>
      </w:tabs>
    </w:pPr>
  </w:style>
  <w:style w:type="character" w:customStyle="1" w:styleId="af0">
    <w:name w:val="页脚 字符"/>
    <w:basedOn w:val="a0"/>
    <w:link w:val="af"/>
    <w:uiPriority w:val="99"/>
    <w:rsid w:val="007D356C"/>
    <w:rPr>
      <w:rFonts w:ascii="Calibri" w:hAnsi="Calibri"/>
      <w:sz w:val="22"/>
      <w:szCs w:val="22"/>
    </w:rPr>
  </w:style>
  <w:style w:type="character" w:styleId="af1">
    <w:name w:val="Emphasis"/>
    <w:basedOn w:val="a0"/>
    <w:uiPriority w:val="20"/>
    <w:qFormat/>
    <w:rsid w:val="00663142"/>
    <w:rPr>
      <w:i/>
      <w:iCs/>
    </w:rPr>
  </w:style>
  <w:style w:type="paragraph" w:styleId="af2">
    <w:name w:val="List Paragraph"/>
    <w:basedOn w:val="a"/>
    <w:uiPriority w:val="34"/>
    <w:qFormat/>
    <w:rsid w:val="00552FEB"/>
    <w:pPr>
      <w:ind w:left="720"/>
      <w:contextualSpacing/>
    </w:pPr>
  </w:style>
  <w:style w:type="character" w:styleId="af3">
    <w:name w:val="line number"/>
    <w:basedOn w:val="a0"/>
    <w:semiHidden/>
    <w:unhideWhenUsed/>
    <w:rsid w:val="00F46674"/>
  </w:style>
  <w:style w:type="character" w:styleId="af4">
    <w:name w:val="Unresolved Mention"/>
    <w:basedOn w:val="a0"/>
    <w:uiPriority w:val="99"/>
    <w:semiHidden/>
    <w:unhideWhenUsed/>
    <w:rsid w:val="009C695A"/>
    <w:rPr>
      <w:color w:val="605E5C"/>
      <w:shd w:val="clear" w:color="auto" w:fill="E1DFDD"/>
    </w:rPr>
  </w:style>
  <w:style w:type="character" w:customStyle="1" w:styleId="40">
    <w:name w:val="标题 4 字符"/>
    <w:basedOn w:val="a0"/>
    <w:link w:val="4"/>
    <w:rsid w:val="00D00F7B"/>
    <w:rPr>
      <w:rFonts w:asciiTheme="majorHAnsi" w:eastAsiaTheme="majorEastAsia" w:hAnsiTheme="majorHAnsi" w:cstheme="majorBidi"/>
      <w:i/>
      <w:iCs/>
      <w:color w:val="365F91" w:themeColor="accent1" w:themeShade="BF"/>
      <w:sz w:val="22"/>
      <w:szCs w:val="22"/>
    </w:rPr>
  </w:style>
  <w:style w:type="character" w:customStyle="1" w:styleId="apple-converted-space">
    <w:name w:val="apple-converted-space"/>
    <w:basedOn w:val="a0"/>
    <w:rsid w:val="00B24430"/>
  </w:style>
  <w:style w:type="character" w:customStyle="1" w:styleId="u-monospace">
    <w:name w:val="u-monospace"/>
    <w:basedOn w:val="a0"/>
    <w:rsid w:val="00B24430"/>
  </w:style>
  <w:style w:type="paragraph" w:customStyle="1" w:styleId="EndNoteBibliographyTitle">
    <w:name w:val="EndNote Bibliography Title"/>
    <w:basedOn w:val="a"/>
    <w:link w:val="EndNoteBibliographyTitleChar"/>
    <w:rsid w:val="004A5C3D"/>
    <w:pPr>
      <w:jc w:val="center"/>
    </w:pPr>
    <w:rPr>
      <w:rFonts w:cs="Calibri"/>
    </w:rPr>
  </w:style>
  <w:style w:type="character" w:customStyle="1" w:styleId="EndNoteBibliographyTitleChar">
    <w:name w:val="EndNote Bibliography Title Char"/>
    <w:basedOn w:val="a0"/>
    <w:link w:val="EndNoteBibliographyTitle"/>
    <w:rsid w:val="004A5C3D"/>
    <w:rPr>
      <w:rFonts w:ascii="Calibri" w:hAnsi="Calibri" w:cs="Calibri"/>
      <w:sz w:val="22"/>
      <w:szCs w:val="22"/>
    </w:rPr>
  </w:style>
  <w:style w:type="paragraph" w:customStyle="1" w:styleId="EndNoteBibliography">
    <w:name w:val="EndNote Bibliography"/>
    <w:basedOn w:val="a"/>
    <w:link w:val="EndNoteBibliographyChar"/>
    <w:rsid w:val="004A5C3D"/>
    <w:rPr>
      <w:rFonts w:cs="Calibri"/>
    </w:rPr>
  </w:style>
  <w:style w:type="character" w:customStyle="1" w:styleId="EndNoteBibliographyChar">
    <w:name w:val="EndNote Bibliography Char"/>
    <w:basedOn w:val="a0"/>
    <w:link w:val="EndNoteBibliography"/>
    <w:rsid w:val="004A5C3D"/>
    <w:rPr>
      <w:rFonts w:ascii="Calibri" w:hAnsi="Calibri" w:cs="Calibri"/>
      <w:sz w:val="22"/>
      <w:szCs w:val="22"/>
    </w:rPr>
  </w:style>
  <w:style w:type="character" w:customStyle="1" w:styleId="30">
    <w:name w:val="标题 3 字符"/>
    <w:basedOn w:val="a0"/>
    <w:link w:val="3"/>
    <w:rsid w:val="00F2730A"/>
    <w:rPr>
      <w:rFonts w:ascii="Arial" w:hAnsi="Arial" w:cs="Arial"/>
      <w:b/>
      <w:bCs/>
      <w:sz w:val="26"/>
      <w:szCs w:val="26"/>
    </w:rPr>
  </w:style>
  <w:style w:type="character" w:customStyle="1" w:styleId="anchor-text">
    <w:name w:val="anchor-text"/>
    <w:basedOn w:val="a0"/>
    <w:rsid w:val="003A3F02"/>
  </w:style>
  <w:style w:type="character" w:customStyle="1" w:styleId="10">
    <w:name w:val="标题 1 字符"/>
    <w:basedOn w:val="a0"/>
    <w:link w:val="1"/>
    <w:uiPriority w:val="9"/>
    <w:rsid w:val="00C42B2B"/>
    <w:rPr>
      <w:rFonts w:ascii="Arial" w:hAnsi="Arial" w:cs="Arial"/>
      <w:b/>
      <w:bCs/>
      <w:kern w:val="32"/>
      <w:sz w:val="32"/>
      <w:szCs w:val="32"/>
    </w:rPr>
  </w:style>
  <w:style w:type="paragraph" w:styleId="HTML">
    <w:name w:val="HTML Preformatted"/>
    <w:basedOn w:val="a"/>
    <w:link w:val="HTML0"/>
    <w:uiPriority w:val="99"/>
    <w:semiHidden/>
    <w:unhideWhenUsed/>
    <w:rsid w:val="005154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rPr>
  </w:style>
  <w:style w:type="character" w:customStyle="1" w:styleId="HTML0">
    <w:name w:val="HTML 预设格式 字符"/>
    <w:basedOn w:val="a0"/>
    <w:link w:val="HTML"/>
    <w:uiPriority w:val="99"/>
    <w:semiHidden/>
    <w:rsid w:val="005154B6"/>
    <w:rPr>
      <w:rFonts w:ascii="Courier New" w:hAnsi="Courier New" w:cs="Courier New"/>
      <w:lang/>
    </w:rPr>
  </w:style>
  <w:style w:type="paragraph" w:styleId="af5">
    <w:name w:val="Revision"/>
    <w:hidden/>
    <w:uiPriority w:val="99"/>
    <w:semiHidden/>
    <w:rsid w:val="00BC7D51"/>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44179591">
      <w:bodyDiv w:val="1"/>
      <w:marLeft w:val="0"/>
      <w:marRight w:val="0"/>
      <w:marTop w:val="0"/>
      <w:marBottom w:val="0"/>
      <w:divBdr>
        <w:top w:val="none" w:sz="0" w:space="0" w:color="auto"/>
        <w:left w:val="none" w:sz="0" w:space="0" w:color="auto"/>
        <w:bottom w:val="none" w:sz="0" w:space="0" w:color="auto"/>
        <w:right w:val="none" w:sz="0" w:space="0" w:color="auto"/>
      </w:divBdr>
      <w:divsChild>
        <w:div w:id="864631939">
          <w:marLeft w:val="0"/>
          <w:marRight w:val="0"/>
          <w:marTop w:val="0"/>
          <w:marBottom w:val="0"/>
          <w:divBdr>
            <w:top w:val="none" w:sz="0" w:space="0" w:color="auto"/>
            <w:left w:val="none" w:sz="0" w:space="0" w:color="auto"/>
            <w:bottom w:val="none" w:sz="0" w:space="0" w:color="auto"/>
            <w:right w:val="none" w:sz="0" w:space="0" w:color="auto"/>
          </w:divBdr>
          <w:divsChild>
            <w:div w:id="907686076">
              <w:marLeft w:val="0"/>
              <w:marRight w:val="0"/>
              <w:marTop w:val="0"/>
              <w:marBottom w:val="0"/>
              <w:divBdr>
                <w:top w:val="none" w:sz="0" w:space="0" w:color="auto"/>
                <w:left w:val="none" w:sz="0" w:space="0" w:color="auto"/>
                <w:bottom w:val="none" w:sz="0" w:space="0" w:color="auto"/>
                <w:right w:val="none" w:sz="0" w:space="0" w:color="auto"/>
              </w:divBdr>
              <w:divsChild>
                <w:div w:id="716007806">
                  <w:marLeft w:val="0"/>
                  <w:marRight w:val="0"/>
                  <w:marTop w:val="0"/>
                  <w:marBottom w:val="0"/>
                  <w:divBdr>
                    <w:top w:val="none" w:sz="0" w:space="0" w:color="auto"/>
                    <w:left w:val="none" w:sz="0" w:space="0" w:color="auto"/>
                    <w:bottom w:val="none" w:sz="0" w:space="0" w:color="auto"/>
                    <w:right w:val="none" w:sz="0" w:space="0" w:color="auto"/>
                  </w:divBdr>
                  <w:divsChild>
                    <w:div w:id="18909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179897450">
      <w:bodyDiv w:val="1"/>
      <w:marLeft w:val="0"/>
      <w:marRight w:val="0"/>
      <w:marTop w:val="0"/>
      <w:marBottom w:val="0"/>
      <w:divBdr>
        <w:top w:val="none" w:sz="0" w:space="0" w:color="auto"/>
        <w:left w:val="none" w:sz="0" w:space="0" w:color="auto"/>
        <w:bottom w:val="none" w:sz="0" w:space="0" w:color="auto"/>
        <w:right w:val="none" w:sz="0" w:space="0" w:color="auto"/>
      </w:divBdr>
    </w:div>
    <w:div w:id="199973072">
      <w:bodyDiv w:val="1"/>
      <w:marLeft w:val="0"/>
      <w:marRight w:val="0"/>
      <w:marTop w:val="0"/>
      <w:marBottom w:val="0"/>
      <w:divBdr>
        <w:top w:val="none" w:sz="0" w:space="0" w:color="auto"/>
        <w:left w:val="none" w:sz="0" w:space="0" w:color="auto"/>
        <w:bottom w:val="none" w:sz="0" w:space="0" w:color="auto"/>
        <w:right w:val="none" w:sz="0" w:space="0" w:color="auto"/>
      </w:divBdr>
    </w:div>
    <w:div w:id="239213940">
      <w:bodyDiv w:val="1"/>
      <w:marLeft w:val="0"/>
      <w:marRight w:val="0"/>
      <w:marTop w:val="0"/>
      <w:marBottom w:val="0"/>
      <w:divBdr>
        <w:top w:val="none" w:sz="0" w:space="0" w:color="auto"/>
        <w:left w:val="none" w:sz="0" w:space="0" w:color="auto"/>
        <w:bottom w:val="none" w:sz="0" w:space="0" w:color="auto"/>
        <w:right w:val="none" w:sz="0" w:space="0" w:color="auto"/>
      </w:divBdr>
      <w:divsChild>
        <w:div w:id="1457530299">
          <w:marLeft w:val="0"/>
          <w:marRight w:val="0"/>
          <w:marTop w:val="0"/>
          <w:marBottom w:val="0"/>
          <w:divBdr>
            <w:top w:val="none" w:sz="0" w:space="0" w:color="auto"/>
            <w:left w:val="none" w:sz="0" w:space="0" w:color="auto"/>
            <w:bottom w:val="none" w:sz="0" w:space="0" w:color="auto"/>
            <w:right w:val="none" w:sz="0" w:space="0" w:color="auto"/>
          </w:divBdr>
          <w:divsChild>
            <w:div w:id="687372642">
              <w:marLeft w:val="0"/>
              <w:marRight w:val="0"/>
              <w:marTop w:val="0"/>
              <w:marBottom w:val="0"/>
              <w:divBdr>
                <w:top w:val="none" w:sz="0" w:space="0" w:color="auto"/>
                <w:left w:val="none" w:sz="0" w:space="0" w:color="auto"/>
                <w:bottom w:val="none" w:sz="0" w:space="0" w:color="auto"/>
                <w:right w:val="none" w:sz="0" w:space="0" w:color="auto"/>
              </w:divBdr>
              <w:divsChild>
                <w:div w:id="1046878211">
                  <w:marLeft w:val="0"/>
                  <w:marRight w:val="0"/>
                  <w:marTop w:val="0"/>
                  <w:marBottom w:val="0"/>
                  <w:divBdr>
                    <w:top w:val="none" w:sz="0" w:space="0" w:color="auto"/>
                    <w:left w:val="none" w:sz="0" w:space="0" w:color="auto"/>
                    <w:bottom w:val="none" w:sz="0" w:space="0" w:color="auto"/>
                    <w:right w:val="none" w:sz="0" w:space="0" w:color="auto"/>
                  </w:divBdr>
                  <w:divsChild>
                    <w:div w:id="5586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841107">
      <w:bodyDiv w:val="1"/>
      <w:marLeft w:val="0"/>
      <w:marRight w:val="0"/>
      <w:marTop w:val="0"/>
      <w:marBottom w:val="0"/>
      <w:divBdr>
        <w:top w:val="none" w:sz="0" w:space="0" w:color="auto"/>
        <w:left w:val="none" w:sz="0" w:space="0" w:color="auto"/>
        <w:bottom w:val="none" w:sz="0" w:space="0" w:color="auto"/>
        <w:right w:val="none" w:sz="0" w:space="0" w:color="auto"/>
      </w:divBdr>
      <w:divsChild>
        <w:div w:id="533663589">
          <w:marLeft w:val="0"/>
          <w:marRight w:val="0"/>
          <w:marTop w:val="0"/>
          <w:marBottom w:val="0"/>
          <w:divBdr>
            <w:top w:val="none" w:sz="0" w:space="0" w:color="auto"/>
            <w:left w:val="none" w:sz="0" w:space="0" w:color="auto"/>
            <w:bottom w:val="none" w:sz="0" w:space="0" w:color="auto"/>
            <w:right w:val="none" w:sz="0" w:space="0" w:color="auto"/>
          </w:divBdr>
          <w:divsChild>
            <w:div w:id="462701937">
              <w:marLeft w:val="0"/>
              <w:marRight w:val="0"/>
              <w:marTop w:val="0"/>
              <w:marBottom w:val="0"/>
              <w:divBdr>
                <w:top w:val="none" w:sz="0" w:space="0" w:color="auto"/>
                <w:left w:val="none" w:sz="0" w:space="0" w:color="auto"/>
                <w:bottom w:val="none" w:sz="0" w:space="0" w:color="auto"/>
                <w:right w:val="none" w:sz="0" w:space="0" w:color="auto"/>
              </w:divBdr>
              <w:divsChild>
                <w:div w:id="1265262736">
                  <w:marLeft w:val="0"/>
                  <w:marRight w:val="0"/>
                  <w:marTop w:val="0"/>
                  <w:marBottom w:val="0"/>
                  <w:divBdr>
                    <w:top w:val="none" w:sz="0" w:space="0" w:color="auto"/>
                    <w:left w:val="none" w:sz="0" w:space="0" w:color="auto"/>
                    <w:bottom w:val="none" w:sz="0" w:space="0" w:color="auto"/>
                    <w:right w:val="none" w:sz="0" w:space="0" w:color="auto"/>
                  </w:divBdr>
                  <w:divsChild>
                    <w:div w:id="18179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487330073">
      <w:bodyDiv w:val="1"/>
      <w:marLeft w:val="0"/>
      <w:marRight w:val="0"/>
      <w:marTop w:val="0"/>
      <w:marBottom w:val="0"/>
      <w:divBdr>
        <w:top w:val="none" w:sz="0" w:space="0" w:color="auto"/>
        <w:left w:val="none" w:sz="0" w:space="0" w:color="auto"/>
        <w:bottom w:val="none" w:sz="0" w:space="0" w:color="auto"/>
        <w:right w:val="none" w:sz="0" w:space="0" w:color="auto"/>
      </w:divBdr>
      <w:divsChild>
        <w:div w:id="13178822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693325">
              <w:marLeft w:val="0"/>
              <w:marRight w:val="0"/>
              <w:marTop w:val="0"/>
              <w:marBottom w:val="0"/>
              <w:divBdr>
                <w:top w:val="none" w:sz="0" w:space="0" w:color="auto"/>
                <w:left w:val="none" w:sz="0" w:space="0" w:color="auto"/>
                <w:bottom w:val="none" w:sz="0" w:space="0" w:color="auto"/>
                <w:right w:val="none" w:sz="0" w:space="0" w:color="auto"/>
              </w:divBdr>
              <w:divsChild>
                <w:div w:id="1224103911">
                  <w:marLeft w:val="0"/>
                  <w:marRight w:val="0"/>
                  <w:marTop w:val="0"/>
                  <w:marBottom w:val="0"/>
                  <w:divBdr>
                    <w:top w:val="none" w:sz="0" w:space="0" w:color="auto"/>
                    <w:left w:val="none" w:sz="0" w:space="0" w:color="auto"/>
                    <w:bottom w:val="none" w:sz="0" w:space="0" w:color="auto"/>
                    <w:right w:val="none" w:sz="0" w:space="0" w:color="auto"/>
                  </w:divBdr>
                  <w:divsChild>
                    <w:div w:id="824510720">
                      <w:marLeft w:val="0"/>
                      <w:marRight w:val="0"/>
                      <w:marTop w:val="0"/>
                      <w:marBottom w:val="0"/>
                      <w:divBdr>
                        <w:top w:val="none" w:sz="0" w:space="0" w:color="auto"/>
                        <w:left w:val="none" w:sz="0" w:space="0" w:color="auto"/>
                        <w:bottom w:val="none" w:sz="0" w:space="0" w:color="auto"/>
                        <w:right w:val="none" w:sz="0" w:space="0" w:color="auto"/>
                      </w:divBdr>
                      <w:divsChild>
                        <w:div w:id="1369136639">
                          <w:marLeft w:val="0"/>
                          <w:marRight w:val="0"/>
                          <w:marTop w:val="0"/>
                          <w:marBottom w:val="0"/>
                          <w:divBdr>
                            <w:top w:val="none" w:sz="0" w:space="0" w:color="auto"/>
                            <w:left w:val="none" w:sz="0" w:space="0" w:color="auto"/>
                            <w:bottom w:val="none" w:sz="0" w:space="0" w:color="auto"/>
                            <w:right w:val="none" w:sz="0" w:space="0" w:color="auto"/>
                          </w:divBdr>
                          <w:divsChild>
                            <w:div w:id="694292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1150025">
                                  <w:marLeft w:val="0"/>
                                  <w:marRight w:val="0"/>
                                  <w:marTop w:val="0"/>
                                  <w:marBottom w:val="0"/>
                                  <w:divBdr>
                                    <w:top w:val="none" w:sz="0" w:space="0" w:color="auto"/>
                                    <w:left w:val="none" w:sz="0" w:space="0" w:color="auto"/>
                                    <w:bottom w:val="none" w:sz="0" w:space="0" w:color="auto"/>
                                    <w:right w:val="none" w:sz="0" w:space="0" w:color="auto"/>
                                  </w:divBdr>
                                  <w:divsChild>
                                    <w:div w:id="157597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216900">
      <w:bodyDiv w:val="1"/>
      <w:marLeft w:val="0"/>
      <w:marRight w:val="0"/>
      <w:marTop w:val="0"/>
      <w:marBottom w:val="0"/>
      <w:divBdr>
        <w:top w:val="none" w:sz="0" w:space="0" w:color="auto"/>
        <w:left w:val="none" w:sz="0" w:space="0" w:color="auto"/>
        <w:bottom w:val="none" w:sz="0" w:space="0" w:color="auto"/>
        <w:right w:val="none" w:sz="0" w:space="0" w:color="auto"/>
      </w:divBdr>
      <w:divsChild>
        <w:div w:id="1249534790">
          <w:marLeft w:val="0"/>
          <w:marRight w:val="0"/>
          <w:marTop w:val="0"/>
          <w:marBottom w:val="0"/>
          <w:divBdr>
            <w:top w:val="none" w:sz="0" w:space="0" w:color="auto"/>
            <w:left w:val="none" w:sz="0" w:space="0" w:color="auto"/>
            <w:bottom w:val="none" w:sz="0" w:space="0" w:color="auto"/>
            <w:right w:val="none" w:sz="0" w:space="0" w:color="auto"/>
          </w:divBdr>
          <w:divsChild>
            <w:div w:id="2032760395">
              <w:marLeft w:val="0"/>
              <w:marRight w:val="0"/>
              <w:marTop w:val="0"/>
              <w:marBottom w:val="0"/>
              <w:divBdr>
                <w:top w:val="none" w:sz="0" w:space="0" w:color="auto"/>
                <w:left w:val="none" w:sz="0" w:space="0" w:color="auto"/>
                <w:bottom w:val="none" w:sz="0" w:space="0" w:color="auto"/>
                <w:right w:val="none" w:sz="0" w:space="0" w:color="auto"/>
              </w:divBdr>
              <w:divsChild>
                <w:div w:id="1498106451">
                  <w:marLeft w:val="0"/>
                  <w:marRight w:val="0"/>
                  <w:marTop w:val="0"/>
                  <w:marBottom w:val="0"/>
                  <w:divBdr>
                    <w:top w:val="none" w:sz="0" w:space="0" w:color="auto"/>
                    <w:left w:val="none" w:sz="0" w:space="0" w:color="auto"/>
                    <w:bottom w:val="none" w:sz="0" w:space="0" w:color="auto"/>
                    <w:right w:val="none" w:sz="0" w:space="0" w:color="auto"/>
                  </w:divBdr>
                  <w:divsChild>
                    <w:div w:id="1016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55961698">
      <w:bodyDiv w:val="1"/>
      <w:marLeft w:val="0"/>
      <w:marRight w:val="0"/>
      <w:marTop w:val="0"/>
      <w:marBottom w:val="0"/>
      <w:divBdr>
        <w:top w:val="none" w:sz="0" w:space="0" w:color="auto"/>
        <w:left w:val="none" w:sz="0" w:space="0" w:color="auto"/>
        <w:bottom w:val="none" w:sz="0" w:space="0" w:color="auto"/>
        <w:right w:val="none" w:sz="0" w:space="0" w:color="auto"/>
      </w:divBdr>
      <w:divsChild>
        <w:div w:id="1573464318">
          <w:marLeft w:val="0"/>
          <w:marRight w:val="0"/>
          <w:marTop w:val="0"/>
          <w:marBottom w:val="0"/>
          <w:divBdr>
            <w:top w:val="none" w:sz="0" w:space="0" w:color="auto"/>
            <w:left w:val="none" w:sz="0" w:space="0" w:color="auto"/>
            <w:bottom w:val="none" w:sz="0" w:space="0" w:color="auto"/>
            <w:right w:val="none" w:sz="0" w:space="0" w:color="auto"/>
          </w:divBdr>
          <w:divsChild>
            <w:div w:id="2049378090">
              <w:marLeft w:val="0"/>
              <w:marRight w:val="0"/>
              <w:marTop w:val="0"/>
              <w:marBottom w:val="0"/>
              <w:divBdr>
                <w:top w:val="none" w:sz="0" w:space="0" w:color="auto"/>
                <w:left w:val="none" w:sz="0" w:space="0" w:color="auto"/>
                <w:bottom w:val="none" w:sz="0" w:space="0" w:color="auto"/>
                <w:right w:val="none" w:sz="0" w:space="0" w:color="auto"/>
              </w:divBdr>
              <w:divsChild>
                <w:div w:id="2012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708336448">
      <w:bodyDiv w:val="1"/>
      <w:marLeft w:val="0"/>
      <w:marRight w:val="0"/>
      <w:marTop w:val="0"/>
      <w:marBottom w:val="0"/>
      <w:divBdr>
        <w:top w:val="none" w:sz="0" w:space="0" w:color="auto"/>
        <w:left w:val="none" w:sz="0" w:space="0" w:color="auto"/>
        <w:bottom w:val="none" w:sz="0" w:space="0" w:color="auto"/>
        <w:right w:val="none" w:sz="0" w:space="0" w:color="auto"/>
      </w:divBdr>
      <w:divsChild>
        <w:div w:id="1758480273">
          <w:marLeft w:val="0"/>
          <w:marRight w:val="0"/>
          <w:marTop w:val="0"/>
          <w:marBottom w:val="0"/>
          <w:divBdr>
            <w:top w:val="none" w:sz="0" w:space="0" w:color="auto"/>
            <w:left w:val="none" w:sz="0" w:space="0" w:color="auto"/>
            <w:bottom w:val="none" w:sz="0" w:space="0" w:color="auto"/>
            <w:right w:val="none" w:sz="0" w:space="0" w:color="auto"/>
          </w:divBdr>
          <w:divsChild>
            <w:div w:id="1701588561">
              <w:marLeft w:val="0"/>
              <w:marRight w:val="0"/>
              <w:marTop w:val="0"/>
              <w:marBottom w:val="0"/>
              <w:divBdr>
                <w:top w:val="none" w:sz="0" w:space="0" w:color="auto"/>
                <w:left w:val="none" w:sz="0" w:space="0" w:color="auto"/>
                <w:bottom w:val="none" w:sz="0" w:space="0" w:color="auto"/>
                <w:right w:val="none" w:sz="0" w:space="0" w:color="auto"/>
              </w:divBdr>
              <w:divsChild>
                <w:div w:id="11902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43327">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41368633">
      <w:bodyDiv w:val="1"/>
      <w:marLeft w:val="0"/>
      <w:marRight w:val="0"/>
      <w:marTop w:val="0"/>
      <w:marBottom w:val="0"/>
      <w:divBdr>
        <w:top w:val="none" w:sz="0" w:space="0" w:color="auto"/>
        <w:left w:val="none" w:sz="0" w:space="0" w:color="auto"/>
        <w:bottom w:val="none" w:sz="0" w:space="0" w:color="auto"/>
        <w:right w:val="none" w:sz="0" w:space="0" w:color="auto"/>
      </w:divBdr>
      <w:divsChild>
        <w:div w:id="690685093">
          <w:marLeft w:val="0"/>
          <w:marRight w:val="0"/>
          <w:marTop w:val="0"/>
          <w:marBottom w:val="0"/>
          <w:divBdr>
            <w:top w:val="none" w:sz="0" w:space="0" w:color="auto"/>
            <w:left w:val="none" w:sz="0" w:space="0" w:color="auto"/>
            <w:bottom w:val="none" w:sz="0" w:space="0" w:color="auto"/>
            <w:right w:val="none" w:sz="0" w:space="0" w:color="auto"/>
          </w:divBdr>
          <w:divsChild>
            <w:div w:id="273557294">
              <w:marLeft w:val="0"/>
              <w:marRight w:val="0"/>
              <w:marTop w:val="0"/>
              <w:marBottom w:val="0"/>
              <w:divBdr>
                <w:top w:val="none" w:sz="0" w:space="0" w:color="auto"/>
                <w:left w:val="none" w:sz="0" w:space="0" w:color="auto"/>
                <w:bottom w:val="none" w:sz="0" w:space="0" w:color="auto"/>
                <w:right w:val="none" w:sz="0" w:space="0" w:color="auto"/>
              </w:divBdr>
              <w:divsChild>
                <w:div w:id="888078913">
                  <w:marLeft w:val="0"/>
                  <w:marRight w:val="0"/>
                  <w:marTop w:val="0"/>
                  <w:marBottom w:val="0"/>
                  <w:divBdr>
                    <w:top w:val="none" w:sz="0" w:space="0" w:color="auto"/>
                    <w:left w:val="none" w:sz="0" w:space="0" w:color="auto"/>
                    <w:bottom w:val="none" w:sz="0" w:space="0" w:color="auto"/>
                    <w:right w:val="none" w:sz="0" w:space="0" w:color="auto"/>
                  </w:divBdr>
                  <w:divsChild>
                    <w:div w:id="6603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197355569">
      <w:bodyDiv w:val="1"/>
      <w:marLeft w:val="0"/>
      <w:marRight w:val="0"/>
      <w:marTop w:val="0"/>
      <w:marBottom w:val="0"/>
      <w:divBdr>
        <w:top w:val="none" w:sz="0" w:space="0" w:color="auto"/>
        <w:left w:val="none" w:sz="0" w:space="0" w:color="auto"/>
        <w:bottom w:val="none" w:sz="0" w:space="0" w:color="auto"/>
        <w:right w:val="none" w:sz="0" w:space="0" w:color="auto"/>
      </w:divBdr>
      <w:divsChild>
        <w:div w:id="990865267">
          <w:marLeft w:val="0"/>
          <w:marRight w:val="0"/>
          <w:marTop w:val="0"/>
          <w:marBottom w:val="0"/>
          <w:divBdr>
            <w:top w:val="none" w:sz="0" w:space="0" w:color="auto"/>
            <w:left w:val="none" w:sz="0" w:space="0" w:color="auto"/>
            <w:bottom w:val="none" w:sz="0" w:space="0" w:color="auto"/>
            <w:right w:val="none" w:sz="0" w:space="0" w:color="auto"/>
          </w:divBdr>
          <w:divsChild>
            <w:div w:id="2074111332">
              <w:marLeft w:val="0"/>
              <w:marRight w:val="0"/>
              <w:marTop w:val="0"/>
              <w:marBottom w:val="0"/>
              <w:divBdr>
                <w:top w:val="none" w:sz="0" w:space="0" w:color="auto"/>
                <w:left w:val="none" w:sz="0" w:space="0" w:color="auto"/>
                <w:bottom w:val="none" w:sz="0" w:space="0" w:color="auto"/>
                <w:right w:val="none" w:sz="0" w:space="0" w:color="auto"/>
              </w:divBdr>
              <w:divsChild>
                <w:div w:id="20822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98278">
      <w:bodyDiv w:val="1"/>
      <w:marLeft w:val="0"/>
      <w:marRight w:val="0"/>
      <w:marTop w:val="0"/>
      <w:marBottom w:val="0"/>
      <w:divBdr>
        <w:top w:val="none" w:sz="0" w:space="0" w:color="auto"/>
        <w:left w:val="none" w:sz="0" w:space="0" w:color="auto"/>
        <w:bottom w:val="none" w:sz="0" w:space="0" w:color="auto"/>
        <w:right w:val="none" w:sz="0" w:space="0" w:color="auto"/>
      </w:divBdr>
      <w:divsChild>
        <w:div w:id="1594899702">
          <w:marLeft w:val="0"/>
          <w:marRight w:val="0"/>
          <w:marTop w:val="0"/>
          <w:marBottom w:val="0"/>
          <w:divBdr>
            <w:top w:val="none" w:sz="0" w:space="0" w:color="auto"/>
            <w:left w:val="none" w:sz="0" w:space="0" w:color="auto"/>
            <w:bottom w:val="none" w:sz="0" w:space="0" w:color="auto"/>
            <w:right w:val="none" w:sz="0" w:space="0" w:color="auto"/>
          </w:divBdr>
          <w:divsChild>
            <w:div w:id="35204402">
              <w:marLeft w:val="0"/>
              <w:marRight w:val="0"/>
              <w:marTop w:val="0"/>
              <w:marBottom w:val="0"/>
              <w:divBdr>
                <w:top w:val="none" w:sz="0" w:space="0" w:color="auto"/>
                <w:left w:val="none" w:sz="0" w:space="0" w:color="auto"/>
                <w:bottom w:val="none" w:sz="0" w:space="0" w:color="auto"/>
                <w:right w:val="none" w:sz="0" w:space="0" w:color="auto"/>
              </w:divBdr>
              <w:divsChild>
                <w:div w:id="170067188">
                  <w:marLeft w:val="0"/>
                  <w:marRight w:val="0"/>
                  <w:marTop w:val="0"/>
                  <w:marBottom w:val="0"/>
                  <w:divBdr>
                    <w:top w:val="none" w:sz="0" w:space="0" w:color="auto"/>
                    <w:left w:val="none" w:sz="0" w:space="0" w:color="auto"/>
                    <w:bottom w:val="none" w:sz="0" w:space="0" w:color="auto"/>
                    <w:right w:val="none" w:sz="0" w:space="0" w:color="auto"/>
                  </w:divBdr>
                  <w:divsChild>
                    <w:div w:id="3220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761806">
      <w:bodyDiv w:val="1"/>
      <w:marLeft w:val="0"/>
      <w:marRight w:val="0"/>
      <w:marTop w:val="0"/>
      <w:marBottom w:val="0"/>
      <w:divBdr>
        <w:top w:val="none" w:sz="0" w:space="0" w:color="auto"/>
        <w:left w:val="none" w:sz="0" w:space="0" w:color="auto"/>
        <w:bottom w:val="none" w:sz="0" w:space="0" w:color="auto"/>
        <w:right w:val="none" w:sz="0" w:space="0" w:color="auto"/>
      </w:divBdr>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493059462">
      <w:bodyDiv w:val="1"/>
      <w:marLeft w:val="0"/>
      <w:marRight w:val="0"/>
      <w:marTop w:val="0"/>
      <w:marBottom w:val="0"/>
      <w:divBdr>
        <w:top w:val="none" w:sz="0" w:space="0" w:color="auto"/>
        <w:left w:val="none" w:sz="0" w:space="0" w:color="auto"/>
        <w:bottom w:val="none" w:sz="0" w:space="0" w:color="auto"/>
        <w:right w:val="none" w:sz="0" w:space="0" w:color="auto"/>
      </w:divBdr>
      <w:divsChild>
        <w:div w:id="384304684">
          <w:marLeft w:val="0"/>
          <w:marRight w:val="0"/>
          <w:marTop w:val="0"/>
          <w:marBottom w:val="0"/>
          <w:divBdr>
            <w:top w:val="none" w:sz="0" w:space="0" w:color="auto"/>
            <w:left w:val="none" w:sz="0" w:space="0" w:color="auto"/>
            <w:bottom w:val="none" w:sz="0" w:space="0" w:color="auto"/>
            <w:right w:val="none" w:sz="0" w:space="0" w:color="auto"/>
          </w:divBdr>
          <w:divsChild>
            <w:div w:id="1312783192">
              <w:marLeft w:val="0"/>
              <w:marRight w:val="0"/>
              <w:marTop w:val="0"/>
              <w:marBottom w:val="0"/>
              <w:divBdr>
                <w:top w:val="none" w:sz="0" w:space="0" w:color="auto"/>
                <w:left w:val="none" w:sz="0" w:space="0" w:color="auto"/>
                <w:bottom w:val="none" w:sz="0" w:space="0" w:color="auto"/>
                <w:right w:val="none" w:sz="0" w:space="0" w:color="auto"/>
              </w:divBdr>
              <w:divsChild>
                <w:div w:id="13412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38870">
      <w:bodyDiv w:val="1"/>
      <w:marLeft w:val="0"/>
      <w:marRight w:val="0"/>
      <w:marTop w:val="0"/>
      <w:marBottom w:val="0"/>
      <w:divBdr>
        <w:top w:val="none" w:sz="0" w:space="0" w:color="auto"/>
        <w:left w:val="none" w:sz="0" w:space="0" w:color="auto"/>
        <w:bottom w:val="none" w:sz="0" w:space="0" w:color="auto"/>
        <w:right w:val="none" w:sz="0" w:space="0" w:color="auto"/>
      </w:divBdr>
    </w:div>
    <w:div w:id="1589457917">
      <w:bodyDiv w:val="1"/>
      <w:marLeft w:val="0"/>
      <w:marRight w:val="0"/>
      <w:marTop w:val="0"/>
      <w:marBottom w:val="0"/>
      <w:divBdr>
        <w:top w:val="none" w:sz="0" w:space="0" w:color="auto"/>
        <w:left w:val="none" w:sz="0" w:space="0" w:color="auto"/>
        <w:bottom w:val="none" w:sz="0" w:space="0" w:color="auto"/>
        <w:right w:val="none" w:sz="0" w:space="0" w:color="auto"/>
      </w:divBdr>
      <w:divsChild>
        <w:div w:id="1883055729">
          <w:marLeft w:val="0"/>
          <w:marRight w:val="0"/>
          <w:marTop w:val="0"/>
          <w:marBottom w:val="0"/>
          <w:divBdr>
            <w:top w:val="none" w:sz="0" w:space="0" w:color="auto"/>
            <w:left w:val="none" w:sz="0" w:space="0" w:color="auto"/>
            <w:bottom w:val="none" w:sz="0" w:space="0" w:color="auto"/>
            <w:right w:val="none" w:sz="0" w:space="0" w:color="auto"/>
          </w:divBdr>
          <w:divsChild>
            <w:div w:id="1335376382">
              <w:marLeft w:val="0"/>
              <w:marRight w:val="0"/>
              <w:marTop w:val="0"/>
              <w:marBottom w:val="0"/>
              <w:divBdr>
                <w:top w:val="none" w:sz="0" w:space="0" w:color="auto"/>
                <w:left w:val="none" w:sz="0" w:space="0" w:color="auto"/>
                <w:bottom w:val="none" w:sz="0" w:space="0" w:color="auto"/>
                <w:right w:val="none" w:sz="0" w:space="0" w:color="auto"/>
              </w:divBdr>
              <w:divsChild>
                <w:div w:id="21046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872524984">
      <w:bodyDiv w:val="1"/>
      <w:marLeft w:val="0"/>
      <w:marRight w:val="0"/>
      <w:marTop w:val="0"/>
      <w:marBottom w:val="0"/>
      <w:divBdr>
        <w:top w:val="none" w:sz="0" w:space="0" w:color="auto"/>
        <w:left w:val="none" w:sz="0" w:space="0" w:color="auto"/>
        <w:bottom w:val="none" w:sz="0" w:space="0" w:color="auto"/>
        <w:right w:val="none" w:sz="0" w:space="0" w:color="auto"/>
      </w:divBdr>
    </w:div>
    <w:div w:id="19067166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nature.com/sdata/policies/editorial-and-publishing-policies" TargetMode="External"/><Relationship Id="rId1" Type="http://schemas.openxmlformats.org/officeDocument/2006/relationships/hyperlink" Target="https://www.nature.com/sdata/publish/submission-guidelin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jan.kihlberg@kemi.uu.se" TargetMode="External"/><Relationship Id="rId13" Type="http://schemas.microsoft.com/office/2018/08/relationships/commentsExtensible" Target="commentsExtensible.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macrocycle.com" TargetMode="External"/><Relationship Id="rId20" Type="http://schemas.openxmlformats.org/officeDocument/2006/relationships/hyperlink" Target="http://swemacrocycle.uu.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emacrocycle.com" TargetMode="External"/><Relationship Id="rId23" Type="http://schemas.openxmlformats.org/officeDocument/2006/relationships/hyperlink" Target="https://doi.org/10.1016/j.visinf.2018.04.011" TargetMode="Externa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Vasanthanathan.poongavanam@kemi.uu.se" TargetMode="External"/><Relationship Id="rId14" Type="http://schemas.openxmlformats.org/officeDocument/2006/relationships/image" Target="media/image1.png"/><Relationship Id="rId22" Type="http://schemas.openxmlformats.org/officeDocument/2006/relationships/hyperlink" Target="https://www.rdkit.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FD5A3-D8D3-4360-937C-2C1EDE6D7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3805</Words>
  <Characters>57097</Characters>
  <Application>Microsoft Office Word</Application>
  <DocSecurity>0</DocSecurity>
  <Lines>475</Lines>
  <Paragraphs>121</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60781</CharactersWithSpaces>
  <SharedDoc>false</SharedDoc>
  <HLinks>
    <vt:vector size="6" baseType="variant">
      <vt:variant>
        <vt:i4>8126496</vt:i4>
      </vt:variant>
      <vt:variant>
        <vt:i4>0</vt:i4>
      </vt:variant>
      <vt:variant>
        <vt:i4>0</vt:i4>
      </vt:variant>
      <vt:variant>
        <vt:i4>5</vt:i4>
      </vt:variant>
      <vt:variant>
        <vt:lpwstr>http://www.nature.com/scientificdata/for-authors/data-deposition-policies/</vt:lpwstr>
      </vt:variant>
      <vt:variant>
        <vt:lpwstr>recommended-repositories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creator>andrew.hufton</dc:creator>
  <cp:lastModifiedBy>QIUSHI FENG</cp:lastModifiedBy>
  <cp:revision>2</cp:revision>
  <dcterms:created xsi:type="dcterms:W3CDTF">2024-04-16T09:35:00Z</dcterms:created>
  <dcterms:modified xsi:type="dcterms:W3CDTF">2024-04-16T09:35:00Z</dcterms:modified>
</cp:coreProperties>
</file>